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F3C918" w14:textId="77777777" w:rsidR="005E302E" w:rsidRPr="001C53C4" w:rsidRDefault="005E302E" w:rsidP="001C53C4">
      <w:pPr>
        <w:pStyle w:val="NoSpacing"/>
        <w:spacing w:line="276" w:lineRule="auto"/>
        <w:jc w:val="right"/>
        <w:rPr>
          <w:rFonts w:ascii="Sylfaen" w:hAnsi="Sylfaen"/>
          <w:i/>
          <w:u w:val="single"/>
          <w:lang w:val="ka-GE"/>
        </w:rPr>
      </w:pPr>
      <w:r w:rsidRPr="001C53C4">
        <w:rPr>
          <w:rFonts w:ascii="Sylfaen" w:hAnsi="Sylfaen" w:cs="Sylfaen"/>
          <w:i/>
          <w:u w:val="single"/>
          <w:lang w:val="ka-GE"/>
        </w:rPr>
        <w:t>პროექტი</w:t>
      </w:r>
    </w:p>
    <w:p w14:paraId="1A767C0E" w14:textId="77777777" w:rsidR="005E302E" w:rsidRPr="009F0EE4" w:rsidRDefault="005E302E" w:rsidP="001C53C4">
      <w:pPr>
        <w:pStyle w:val="NoSpacing"/>
        <w:spacing w:line="276" w:lineRule="auto"/>
        <w:jc w:val="center"/>
        <w:rPr>
          <w:rFonts w:ascii="Sylfaen" w:hAnsi="Sylfaen"/>
          <w:b/>
          <w:lang w:val="ka-GE"/>
        </w:rPr>
      </w:pPr>
      <w:r w:rsidRPr="009F0EE4">
        <w:rPr>
          <w:rFonts w:ascii="Sylfaen" w:hAnsi="Sylfaen" w:cs="Sylfaen"/>
          <w:b/>
          <w:lang w:val="ka-GE"/>
        </w:rPr>
        <w:t>საქართველოს</w:t>
      </w:r>
      <w:r w:rsidRPr="009F0EE4">
        <w:rPr>
          <w:rFonts w:ascii="Sylfaen" w:hAnsi="Sylfaen"/>
          <w:b/>
          <w:lang w:val="ka-GE"/>
        </w:rPr>
        <w:t xml:space="preserve"> </w:t>
      </w:r>
      <w:r w:rsidRPr="009F0EE4">
        <w:rPr>
          <w:rFonts w:ascii="Sylfaen" w:hAnsi="Sylfaen" w:cs="Sylfaen"/>
          <w:b/>
          <w:lang w:val="ka-GE"/>
        </w:rPr>
        <w:t>მთავრობის</w:t>
      </w:r>
    </w:p>
    <w:p w14:paraId="4E81F2DC" w14:textId="77777777" w:rsidR="005E302E" w:rsidRPr="009F0EE4" w:rsidRDefault="005E302E" w:rsidP="001C53C4">
      <w:pPr>
        <w:pStyle w:val="NoSpacing"/>
        <w:spacing w:line="276" w:lineRule="auto"/>
        <w:jc w:val="center"/>
        <w:rPr>
          <w:rFonts w:ascii="Sylfaen" w:hAnsi="Sylfaen"/>
          <w:b/>
          <w:lang w:val="ka-GE"/>
        </w:rPr>
      </w:pPr>
      <w:r w:rsidRPr="009F0EE4">
        <w:rPr>
          <w:rFonts w:ascii="Sylfaen" w:hAnsi="Sylfaen" w:cs="Sylfaen"/>
          <w:b/>
          <w:lang w:val="ka-GE"/>
        </w:rPr>
        <w:t>დადგენილება</w:t>
      </w:r>
      <w:r w:rsidRPr="009F0EE4">
        <w:rPr>
          <w:rFonts w:ascii="Sylfaen" w:hAnsi="Sylfaen"/>
          <w:b/>
          <w:lang w:val="ka-GE"/>
        </w:rPr>
        <w:t xml:space="preserve"> №</w:t>
      </w:r>
    </w:p>
    <w:p w14:paraId="6A4ED097" w14:textId="77777777" w:rsidR="005E302E" w:rsidRPr="009F0EE4" w:rsidRDefault="005E302E" w:rsidP="001C53C4">
      <w:pPr>
        <w:pStyle w:val="NoSpacing"/>
        <w:spacing w:line="276" w:lineRule="auto"/>
        <w:jc w:val="center"/>
        <w:rPr>
          <w:rFonts w:ascii="Sylfaen" w:hAnsi="Sylfaen"/>
          <w:lang w:val="ka-GE"/>
        </w:rPr>
      </w:pPr>
    </w:p>
    <w:p w14:paraId="6CA5158F" w14:textId="77777777" w:rsidR="005E302E" w:rsidRPr="009F0EE4" w:rsidRDefault="005E302E" w:rsidP="001C53C4">
      <w:pPr>
        <w:pStyle w:val="NoSpacing"/>
        <w:spacing w:line="276" w:lineRule="auto"/>
        <w:jc w:val="center"/>
        <w:rPr>
          <w:rFonts w:ascii="Sylfaen" w:hAnsi="Sylfaen"/>
          <w:lang w:val="ka-GE"/>
        </w:rPr>
      </w:pPr>
      <w:r w:rsidRPr="009F0EE4">
        <w:rPr>
          <w:rFonts w:ascii="Sylfaen" w:hAnsi="Sylfaen"/>
          <w:lang w:val="ka-GE"/>
        </w:rPr>
        <w:t xml:space="preserve">2024 </w:t>
      </w:r>
      <w:r w:rsidRPr="009F0EE4">
        <w:rPr>
          <w:rFonts w:ascii="Sylfaen" w:hAnsi="Sylfaen" w:cs="Sylfaen"/>
          <w:lang w:val="ka-GE"/>
        </w:rPr>
        <w:t>წლის</w:t>
      </w:r>
      <w:r w:rsidRPr="009F0EE4">
        <w:rPr>
          <w:rFonts w:ascii="Sylfaen" w:hAnsi="Sylfaen"/>
          <w:lang w:val="ka-GE"/>
        </w:rPr>
        <w:t xml:space="preserve"> __________                                                                    </w:t>
      </w:r>
      <w:r w:rsidRPr="009F0EE4">
        <w:rPr>
          <w:rFonts w:ascii="Sylfaen" w:hAnsi="Sylfaen" w:cs="Sylfaen"/>
          <w:lang w:val="ka-GE"/>
        </w:rPr>
        <w:t>ქ</w:t>
      </w:r>
      <w:r w:rsidRPr="009F0EE4">
        <w:rPr>
          <w:rFonts w:ascii="Sylfaen" w:hAnsi="Sylfaen"/>
          <w:lang w:val="ka-GE"/>
        </w:rPr>
        <w:t xml:space="preserve">. </w:t>
      </w:r>
      <w:r w:rsidRPr="009F0EE4">
        <w:rPr>
          <w:rFonts w:ascii="Sylfaen" w:hAnsi="Sylfaen" w:cs="Sylfaen"/>
          <w:lang w:val="ka-GE"/>
        </w:rPr>
        <w:t>თბილისი</w:t>
      </w:r>
    </w:p>
    <w:p w14:paraId="1438ED96" w14:textId="77777777" w:rsidR="00710E06" w:rsidRPr="009F0EE4" w:rsidRDefault="00710E06" w:rsidP="001C53C4">
      <w:pPr>
        <w:pStyle w:val="NoSpacing"/>
        <w:spacing w:line="276" w:lineRule="auto"/>
        <w:jc w:val="center"/>
        <w:rPr>
          <w:rFonts w:ascii="Sylfaen" w:hAnsi="Sylfaen"/>
        </w:rPr>
      </w:pPr>
    </w:p>
    <w:p w14:paraId="66FF56DA" w14:textId="77777777" w:rsidR="00710E06" w:rsidRPr="009F0EE4" w:rsidRDefault="00710E06" w:rsidP="001C53C4">
      <w:pPr>
        <w:pStyle w:val="NoSpacing"/>
        <w:spacing w:line="276" w:lineRule="auto"/>
        <w:jc w:val="center"/>
        <w:rPr>
          <w:rFonts w:ascii="Sylfaen" w:hAnsi="Sylfaen"/>
          <w:b/>
        </w:rPr>
      </w:pPr>
    </w:p>
    <w:p w14:paraId="6CB3CE59" w14:textId="77777777" w:rsidR="004F3FC9" w:rsidRPr="009F0EE4" w:rsidRDefault="00710E06" w:rsidP="001C53C4">
      <w:pPr>
        <w:pStyle w:val="NoSpacing"/>
        <w:spacing w:line="276" w:lineRule="auto"/>
        <w:jc w:val="center"/>
        <w:rPr>
          <w:rFonts w:ascii="Sylfaen" w:hAnsi="Sylfaen"/>
          <w:b/>
        </w:rPr>
      </w:pPr>
      <w:r w:rsidRPr="009F0EE4">
        <w:rPr>
          <w:rFonts w:ascii="Sylfaen" w:hAnsi="Sylfaen" w:cs="Sylfaen"/>
          <w:b/>
        </w:rPr>
        <w:t>შენობა</w:t>
      </w:r>
      <w:r w:rsidRPr="009F0EE4">
        <w:rPr>
          <w:rFonts w:ascii="Sylfaen" w:hAnsi="Sylfaen"/>
          <w:b/>
        </w:rPr>
        <w:t>-</w:t>
      </w:r>
      <w:r w:rsidRPr="009F0EE4">
        <w:rPr>
          <w:rFonts w:ascii="Sylfaen" w:hAnsi="Sylfaen" w:cs="Sylfaen"/>
          <w:b/>
        </w:rPr>
        <w:t>ნაგებობისა</w:t>
      </w:r>
      <w:r w:rsidRPr="009F0EE4">
        <w:rPr>
          <w:rFonts w:ascii="Sylfaen" w:hAnsi="Sylfaen"/>
          <w:b/>
        </w:rPr>
        <w:t xml:space="preserve"> </w:t>
      </w:r>
      <w:r w:rsidRPr="009F0EE4">
        <w:rPr>
          <w:rFonts w:ascii="Sylfaen" w:hAnsi="Sylfaen" w:cs="Sylfaen"/>
          <w:b/>
        </w:rPr>
        <w:t>და</w:t>
      </w:r>
      <w:r w:rsidRPr="009F0EE4">
        <w:rPr>
          <w:rFonts w:ascii="Sylfaen" w:hAnsi="Sylfaen"/>
          <w:b/>
        </w:rPr>
        <w:t xml:space="preserve"> </w:t>
      </w:r>
      <w:r w:rsidRPr="009F0EE4">
        <w:rPr>
          <w:rFonts w:ascii="Sylfaen" w:hAnsi="Sylfaen" w:cs="Sylfaen"/>
          <w:b/>
        </w:rPr>
        <w:t>შენობა</w:t>
      </w:r>
      <w:r w:rsidRPr="009F0EE4">
        <w:rPr>
          <w:rFonts w:ascii="Sylfaen" w:hAnsi="Sylfaen"/>
          <w:b/>
        </w:rPr>
        <w:t>-</w:t>
      </w:r>
      <w:r w:rsidRPr="009F0EE4">
        <w:rPr>
          <w:rFonts w:ascii="Sylfaen" w:hAnsi="Sylfaen" w:cs="Sylfaen"/>
          <w:b/>
        </w:rPr>
        <w:t>ნაგებობის</w:t>
      </w:r>
      <w:r w:rsidRPr="009F0EE4">
        <w:rPr>
          <w:rFonts w:ascii="Sylfaen" w:hAnsi="Sylfaen"/>
          <w:b/>
        </w:rPr>
        <w:t xml:space="preserve"> </w:t>
      </w:r>
      <w:r w:rsidRPr="009F0EE4">
        <w:rPr>
          <w:rFonts w:ascii="Sylfaen" w:hAnsi="Sylfaen" w:cs="Sylfaen"/>
          <w:b/>
        </w:rPr>
        <w:t>ერთეულის</w:t>
      </w:r>
      <w:r w:rsidRPr="009F0EE4">
        <w:rPr>
          <w:rFonts w:ascii="Sylfaen" w:hAnsi="Sylfaen"/>
          <w:b/>
        </w:rPr>
        <w:t xml:space="preserve"> </w:t>
      </w:r>
      <w:r w:rsidRPr="009F0EE4">
        <w:rPr>
          <w:rFonts w:ascii="Sylfaen" w:hAnsi="Sylfaen" w:cs="Sylfaen"/>
          <w:b/>
        </w:rPr>
        <w:t>შიდა</w:t>
      </w:r>
      <w:r w:rsidRPr="009F0EE4">
        <w:rPr>
          <w:rFonts w:ascii="Sylfaen" w:hAnsi="Sylfaen"/>
          <w:b/>
        </w:rPr>
        <w:t xml:space="preserve"> </w:t>
      </w:r>
      <w:r w:rsidRPr="009F0EE4">
        <w:rPr>
          <w:rFonts w:ascii="Sylfaen" w:hAnsi="Sylfaen" w:cs="Sylfaen"/>
          <w:b/>
        </w:rPr>
        <w:t>აზომვითი</w:t>
      </w:r>
      <w:r w:rsidRPr="009F0EE4">
        <w:rPr>
          <w:rFonts w:ascii="Sylfaen" w:hAnsi="Sylfaen"/>
          <w:b/>
        </w:rPr>
        <w:t xml:space="preserve"> </w:t>
      </w:r>
      <w:r w:rsidRPr="009F0EE4">
        <w:rPr>
          <w:rFonts w:ascii="Sylfaen" w:hAnsi="Sylfaen" w:cs="Sylfaen"/>
          <w:b/>
        </w:rPr>
        <w:t>სამუშაოს</w:t>
      </w:r>
      <w:r w:rsidRPr="009F0EE4">
        <w:rPr>
          <w:rFonts w:ascii="Sylfaen" w:hAnsi="Sylfaen"/>
          <w:b/>
        </w:rPr>
        <w:t xml:space="preserve"> </w:t>
      </w:r>
      <w:r w:rsidRPr="009F0EE4">
        <w:rPr>
          <w:rFonts w:ascii="Sylfaen" w:hAnsi="Sylfaen" w:cs="Sylfaen"/>
          <w:b/>
        </w:rPr>
        <w:t>შესრულებისა</w:t>
      </w:r>
      <w:r w:rsidRPr="009F0EE4">
        <w:rPr>
          <w:rFonts w:ascii="Sylfaen" w:hAnsi="Sylfaen"/>
          <w:b/>
        </w:rPr>
        <w:t xml:space="preserve"> </w:t>
      </w:r>
      <w:r w:rsidRPr="009F0EE4">
        <w:rPr>
          <w:rFonts w:ascii="Sylfaen" w:hAnsi="Sylfaen" w:cs="Sylfaen"/>
          <w:b/>
        </w:rPr>
        <w:t>და</w:t>
      </w:r>
      <w:r w:rsidRPr="009F0EE4">
        <w:rPr>
          <w:rFonts w:ascii="Sylfaen" w:hAnsi="Sylfaen"/>
          <w:b/>
        </w:rPr>
        <w:t xml:space="preserve"> </w:t>
      </w:r>
      <w:r w:rsidRPr="009F0EE4">
        <w:rPr>
          <w:rFonts w:ascii="Sylfaen" w:hAnsi="Sylfaen" w:cs="Sylfaen"/>
          <w:b/>
        </w:rPr>
        <w:t>დოკუმენტირების</w:t>
      </w:r>
      <w:r w:rsidRPr="009F0EE4">
        <w:rPr>
          <w:rFonts w:ascii="Sylfaen" w:hAnsi="Sylfaen"/>
          <w:b/>
        </w:rPr>
        <w:t xml:space="preserve"> </w:t>
      </w:r>
      <w:r w:rsidRPr="009F0EE4">
        <w:rPr>
          <w:rFonts w:ascii="Sylfaen" w:hAnsi="Sylfaen" w:cs="Sylfaen"/>
          <w:b/>
        </w:rPr>
        <w:t>წესის</w:t>
      </w:r>
      <w:r w:rsidRPr="009F0EE4">
        <w:rPr>
          <w:rFonts w:ascii="Sylfaen" w:hAnsi="Sylfaen"/>
          <w:b/>
        </w:rPr>
        <w:t xml:space="preserve"> </w:t>
      </w:r>
      <w:r w:rsidRPr="009F0EE4">
        <w:rPr>
          <w:rFonts w:ascii="Sylfaen" w:hAnsi="Sylfaen" w:cs="Sylfaen"/>
          <w:b/>
        </w:rPr>
        <w:t>დამტკიცების</w:t>
      </w:r>
      <w:r w:rsidRPr="009F0EE4">
        <w:rPr>
          <w:rFonts w:ascii="Sylfaen" w:hAnsi="Sylfaen"/>
          <w:b/>
        </w:rPr>
        <w:t xml:space="preserve"> </w:t>
      </w:r>
      <w:r w:rsidRPr="009F0EE4">
        <w:rPr>
          <w:rFonts w:ascii="Sylfaen" w:hAnsi="Sylfaen" w:cs="Sylfaen"/>
          <w:b/>
        </w:rPr>
        <w:t>შესახებ</w:t>
      </w:r>
    </w:p>
    <w:p w14:paraId="49000E6A" w14:textId="77777777" w:rsidR="004F3FC9" w:rsidRDefault="004F3FC9" w:rsidP="009F0EE4">
      <w:pPr>
        <w:pStyle w:val="NoSpacing"/>
        <w:spacing w:line="276" w:lineRule="auto"/>
        <w:jc w:val="both"/>
        <w:rPr>
          <w:rFonts w:ascii="Sylfaen" w:hAnsi="Sylfaen"/>
          <w:b/>
        </w:rPr>
      </w:pPr>
    </w:p>
    <w:p w14:paraId="2235C982" w14:textId="77777777" w:rsidR="000D44EF" w:rsidRPr="009F0EE4" w:rsidRDefault="000D44EF" w:rsidP="009F0EE4">
      <w:pPr>
        <w:pStyle w:val="NoSpacing"/>
        <w:spacing w:line="276" w:lineRule="auto"/>
        <w:jc w:val="both"/>
        <w:rPr>
          <w:rFonts w:ascii="Sylfaen" w:hAnsi="Sylfaen"/>
          <w:b/>
        </w:rPr>
      </w:pPr>
    </w:p>
    <w:p w14:paraId="04804145" w14:textId="7010372A" w:rsidR="004F3FC9" w:rsidRPr="00F263CC" w:rsidRDefault="00710E06" w:rsidP="00F263CC">
      <w:pPr>
        <w:pStyle w:val="NoSpacing"/>
        <w:spacing w:line="276" w:lineRule="auto"/>
        <w:ind w:firstLine="540"/>
        <w:jc w:val="both"/>
        <w:rPr>
          <w:rFonts w:ascii="Sylfaen" w:hAnsi="Sylfaen"/>
          <w:b/>
        </w:rPr>
      </w:pPr>
      <w:r w:rsidRPr="009F0EE4">
        <w:rPr>
          <w:rFonts w:ascii="Sylfaen" w:hAnsi="Sylfaen" w:cs="Sylfaen"/>
          <w:b/>
        </w:rPr>
        <w:t>მუხლი</w:t>
      </w:r>
      <w:r w:rsidRPr="009F0EE4">
        <w:rPr>
          <w:rFonts w:ascii="Sylfaen" w:hAnsi="Sylfaen"/>
          <w:b/>
        </w:rPr>
        <w:t xml:space="preserve"> 1</w:t>
      </w:r>
      <w:r w:rsidR="00F263CC">
        <w:rPr>
          <w:rFonts w:ascii="Sylfaen" w:hAnsi="Sylfaen"/>
          <w:b/>
          <w:lang w:val="ka-GE"/>
        </w:rPr>
        <w:t xml:space="preserve">. </w:t>
      </w:r>
      <w:r w:rsidRPr="009F0EE4">
        <w:rPr>
          <w:rFonts w:ascii="Sylfaen" w:hAnsi="Sylfaen"/>
        </w:rPr>
        <w:t>„</w:t>
      </w:r>
      <w:r w:rsidRPr="009F0EE4">
        <w:rPr>
          <w:rFonts w:ascii="Sylfaen" w:hAnsi="Sylfaen" w:cs="Sylfaen"/>
        </w:rPr>
        <w:t>საჯარო</w:t>
      </w:r>
      <w:r w:rsidRPr="009F0EE4">
        <w:rPr>
          <w:rFonts w:ascii="Sylfaen" w:hAnsi="Sylfaen"/>
        </w:rPr>
        <w:t xml:space="preserve"> </w:t>
      </w:r>
      <w:r w:rsidRPr="009F0EE4">
        <w:rPr>
          <w:rFonts w:ascii="Sylfaen" w:hAnsi="Sylfaen" w:cs="Sylfaen"/>
        </w:rPr>
        <w:t>რეესტრის</w:t>
      </w:r>
      <w:r w:rsidRPr="009F0EE4">
        <w:rPr>
          <w:rFonts w:ascii="Sylfaen" w:hAnsi="Sylfaen"/>
        </w:rPr>
        <w:t xml:space="preserve"> </w:t>
      </w:r>
      <w:r w:rsidRPr="009F0EE4">
        <w:rPr>
          <w:rFonts w:ascii="Sylfaen" w:hAnsi="Sylfaen" w:cs="Sylfaen"/>
        </w:rPr>
        <w:t>შესახებ</w:t>
      </w:r>
      <w:r w:rsidRPr="009F0EE4">
        <w:rPr>
          <w:rFonts w:ascii="Sylfaen" w:hAnsi="Sylfaen" w:cs="Calibri"/>
        </w:rPr>
        <w:t>“</w:t>
      </w:r>
      <w:r w:rsidRPr="009F0EE4">
        <w:rPr>
          <w:rFonts w:ascii="Sylfaen" w:hAnsi="Sylfaen"/>
        </w:rPr>
        <w:t xml:space="preserve"> </w:t>
      </w:r>
      <w:r w:rsidRPr="009F0EE4">
        <w:rPr>
          <w:rFonts w:ascii="Sylfaen" w:hAnsi="Sylfaen" w:cs="Sylfaen"/>
        </w:rPr>
        <w:t>საქართველოს</w:t>
      </w:r>
      <w:r w:rsidRPr="009F0EE4">
        <w:rPr>
          <w:rFonts w:ascii="Sylfaen" w:hAnsi="Sylfaen"/>
        </w:rPr>
        <w:t xml:space="preserve"> </w:t>
      </w:r>
      <w:r w:rsidRPr="009F0EE4">
        <w:rPr>
          <w:rFonts w:ascii="Sylfaen" w:hAnsi="Sylfaen" w:cs="Sylfaen"/>
        </w:rPr>
        <w:t>კანონის</w:t>
      </w:r>
      <w:r w:rsidRPr="009F0EE4">
        <w:rPr>
          <w:rFonts w:ascii="Sylfaen" w:hAnsi="Sylfaen"/>
        </w:rPr>
        <w:t xml:space="preserve"> 11</w:t>
      </w:r>
      <w:r w:rsidRPr="009F0EE4">
        <w:rPr>
          <w:rFonts w:ascii="Times New Roman" w:hAnsi="Times New Roman"/>
        </w:rPr>
        <w:t>​</w:t>
      </w:r>
      <w:r w:rsidRPr="009F0EE4">
        <w:rPr>
          <w:rFonts w:ascii="Sylfaen" w:hAnsi="Sylfaen"/>
          <w:vertAlign w:val="superscript"/>
        </w:rPr>
        <w:t>2</w:t>
      </w:r>
      <w:r w:rsidRPr="009F0EE4">
        <w:rPr>
          <w:rFonts w:ascii="Sylfaen" w:hAnsi="Sylfaen"/>
        </w:rPr>
        <w:t xml:space="preserve"> </w:t>
      </w:r>
      <w:r w:rsidRPr="009F0EE4">
        <w:rPr>
          <w:rFonts w:ascii="Sylfaen" w:hAnsi="Sylfaen" w:cs="Sylfaen"/>
        </w:rPr>
        <w:t>მუხლის</w:t>
      </w:r>
      <w:r w:rsidR="00510979">
        <w:rPr>
          <w:rFonts w:ascii="Sylfaen" w:hAnsi="Sylfaen" w:cs="Sylfaen"/>
          <w:lang w:val="ka-GE"/>
        </w:rPr>
        <w:t xml:space="preserve"> მე-2 პუნქტისა და </w:t>
      </w:r>
      <w:r w:rsidR="00510979" w:rsidRPr="00510979">
        <w:rPr>
          <w:rFonts w:ascii="Sylfaen" w:hAnsi="Sylfaen" w:cs="Sylfaen"/>
          <w:lang w:val="ka-GE"/>
        </w:rPr>
        <w:t>„საჯარო რეესტრის შესახებ“ საქართველოს კანონში ცვლილების შეტანის თაობაზე</w:t>
      </w:r>
      <w:r w:rsidR="00510979">
        <w:rPr>
          <w:rFonts w:ascii="Sylfaen" w:hAnsi="Sylfaen" w:cs="Sylfaen"/>
          <w:lang w:val="ka-GE"/>
        </w:rPr>
        <w:t xml:space="preserve">“ საქართველოს 2023 წლის 15 დეკემბრის </w:t>
      </w:r>
      <w:r w:rsidR="00510979" w:rsidRPr="00510979">
        <w:rPr>
          <w:rFonts w:ascii="Sylfaen" w:hAnsi="Sylfaen" w:cs="Sylfaen"/>
          <w:lang w:val="ka-GE"/>
        </w:rPr>
        <w:t>N4016-XIIIმს-Xმპ</w:t>
      </w:r>
      <w:r w:rsidR="00510979">
        <w:rPr>
          <w:rFonts w:ascii="Sylfaen" w:hAnsi="Sylfaen" w:cs="Sylfaen"/>
          <w:lang w:val="ka-GE"/>
        </w:rPr>
        <w:t xml:space="preserve"> კანონის მე-2 მუხლის პირველი პუნქტის „ბ“ ქვეპუნქტის</w:t>
      </w:r>
      <w:r w:rsidRPr="009F0EE4">
        <w:rPr>
          <w:rFonts w:ascii="Sylfaen" w:hAnsi="Sylfaen"/>
        </w:rPr>
        <w:t xml:space="preserve"> </w:t>
      </w:r>
      <w:r w:rsidR="00F263CC">
        <w:rPr>
          <w:rFonts w:ascii="Sylfaen" w:hAnsi="Sylfaen" w:cs="Sylfaen"/>
          <w:lang w:val="ka-GE"/>
        </w:rPr>
        <w:t xml:space="preserve">შესაბამისად, </w:t>
      </w:r>
      <w:r w:rsidRPr="009F0EE4">
        <w:rPr>
          <w:rFonts w:ascii="Sylfaen" w:hAnsi="Sylfaen" w:cs="Sylfaen"/>
        </w:rPr>
        <w:t>დამტკიცდეს</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ნაგებობისა</w:t>
      </w:r>
      <w:r w:rsidRPr="009F0EE4">
        <w:rPr>
          <w:rFonts w:ascii="Sylfaen" w:hAnsi="Sylfaen"/>
        </w:rPr>
        <w:t xml:space="preserve"> </w:t>
      </w:r>
      <w:r w:rsidRPr="009F0EE4">
        <w:rPr>
          <w:rFonts w:ascii="Sylfaen" w:hAnsi="Sylfaen" w:cs="Sylfaen"/>
        </w:rPr>
        <w:t>და</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შიდა</w:t>
      </w:r>
      <w:r w:rsidRPr="009F0EE4">
        <w:rPr>
          <w:rFonts w:ascii="Sylfaen" w:hAnsi="Sylfaen"/>
        </w:rPr>
        <w:t xml:space="preserve"> </w:t>
      </w:r>
      <w:r w:rsidRPr="009F0EE4">
        <w:rPr>
          <w:rFonts w:ascii="Sylfaen" w:hAnsi="Sylfaen" w:cs="Sylfaen"/>
        </w:rPr>
        <w:t>აზომვითი</w:t>
      </w:r>
      <w:r w:rsidRPr="009F0EE4">
        <w:rPr>
          <w:rFonts w:ascii="Sylfaen" w:hAnsi="Sylfaen"/>
        </w:rPr>
        <w:t xml:space="preserve"> </w:t>
      </w:r>
      <w:r w:rsidRPr="009F0EE4">
        <w:rPr>
          <w:rFonts w:ascii="Sylfaen" w:hAnsi="Sylfaen" w:cs="Sylfaen"/>
        </w:rPr>
        <w:t>სამუშაოს</w:t>
      </w:r>
      <w:r w:rsidRPr="009F0EE4">
        <w:rPr>
          <w:rFonts w:ascii="Sylfaen" w:hAnsi="Sylfaen"/>
        </w:rPr>
        <w:t xml:space="preserve"> </w:t>
      </w:r>
      <w:r w:rsidRPr="009F0EE4">
        <w:rPr>
          <w:rFonts w:ascii="Sylfaen" w:hAnsi="Sylfaen" w:cs="Sylfaen"/>
        </w:rPr>
        <w:t>შესრულებისა</w:t>
      </w:r>
      <w:r w:rsidRPr="009F0EE4">
        <w:rPr>
          <w:rFonts w:ascii="Sylfaen" w:hAnsi="Sylfaen"/>
        </w:rPr>
        <w:t xml:space="preserve"> </w:t>
      </w:r>
      <w:r w:rsidRPr="009F0EE4">
        <w:rPr>
          <w:rFonts w:ascii="Sylfaen" w:hAnsi="Sylfaen" w:cs="Sylfaen"/>
        </w:rPr>
        <w:t>და</w:t>
      </w:r>
      <w:r w:rsidRPr="009F0EE4">
        <w:rPr>
          <w:rFonts w:ascii="Sylfaen" w:hAnsi="Sylfaen"/>
        </w:rPr>
        <w:t xml:space="preserve"> </w:t>
      </w:r>
      <w:r w:rsidRPr="009F0EE4">
        <w:rPr>
          <w:rFonts w:ascii="Sylfaen" w:hAnsi="Sylfaen" w:cs="Sylfaen"/>
        </w:rPr>
        <w:t>დოკუმენტირების</w:t>
      </w:r>
      <w:r w:rsidRPr="009F0EE4">
        <w:rPr>
          <w:rFonts w:ascii="Sylfaen" w:hAnsi="Sylfaen"/>
        </w:rPr>
        <w:t xml:space="preserve"> </w:t>
      </w:r>
      <w:r w:rsidRPr="009F0EE4">
        <w:rPr>
          <w:rFonts w:ascii="Sylfaen" w:hAnsi="Sylfaen" w:cs="Sylfaen"/>
        </w:rPr>
        <w:t>წესი</w:t>
      </w:r>
      <w:r w:rsidR="00F263CC">
        <w:rPr>
          <w:rFonts w:ascii="Sylfaen" w:hAnsi="Sylfaen" w:cs="Sylfaen"/>
          <w:lang w:val="ka-GE"/>
        </w:rPr>
        <w:t xml:space="preserve"> (დანართი №1)</w:t>
      </w:r>
      <w:r w:rsidRPr="009F0EE4">
        <w:rPr>
          <w:rFonts w:ascii="Sylfaen" w:hAnsi="Sylfaen"/>
        </w:rPr>
        <w:t>.</w:t>
      </w:r>
    </w:p>
    <w:p w14:paraId="47549AA8" w14:textId="77777777" w:rsidR="005717A4" w:rsidRPr="009F0EE4" w:rsidRDefault="005717A4" w:rsidP="001C53C4">
      <w:pPr>
        <w:pStyle w:val="NoSpacing"/>
        <w:spacing w:line="276" w:lineRule="auto"/>
        <w:ind w:firstLine="540"/>
        <w:jc w:val="both"/>
        <w:rPr>
          <w:rFonts w:ascii="Sylfaen" w:hAnsi="Sylfaen"/>
        </w:rPr>
      </w:pPr>
    </w:p>
    <w:p w14:paraId="13BDE76A" w14:textId="77777777" w:rsidR="005717A4" w:rsidRPr="00F263CC" w:rsidRDefault="005717A4" w:rsidP="00F263CC">
      <w:pPr>
        <w:pStyle w:val="NoSpacing"/>
        <w:spacing w:line="276" w:lineRule="auto"/>
        <w:ind w:firstLine="540"/>
        <w:jc w:val="both"/>
        <w:rPr>
          <w:rFonts w:ascii="Sylfaen" w:hAnsi="Sylfaen"/>
          <w:b/>
        </w:rPr>
      </w:pPr>
      <w:r w:rsidRPr="009F0EE4">
        <w:rPr>
          <w:rFonts w:ascii="Sylfaen" w:hAnsi="Sylfaen" w:cs="Sylfaen"/>
          <w:b/>
        </w:rPr>
        <w:t>მუხლი</w:t>
      </w:r>
      <w:r w:rsidR="001C53C4">
        <w:rPr>
          <w:rFonts w:ascii="Sylfaen" w:hAnsi="Sylfaen"/>
          <w:b/>
        </w:rPr>
        <w:t xml:space="preserve"> 2</w:t>
      </w:r>
      <w:r w:rsidR="00F263CC">
        <w:rPr>
          <w:rFonts w:ascii="Sylfaen" w:hAnsi="Sylfaen"/>
          <w:b/>
          <w:lang w:val="ka-GE"/>
        </w:rPr>
        <w:t xml:space="preserve">. </w:t>
      </w:r>
      <w:r w:rsidRPr="009F0EE4">
        <w:rPr>
          <w:rFonts w:ascii="Sylfaen" w:hAnsi="Sylfaen" w:cs="Sylfaen"/>
        </w:rPr>
        <w:t>ამ</w:t>
      </w:r>
      <w:r w:rsidRPr="009F0EE4">
        <w:rPr>
          <w:rFonts w:ascii="Sylfaen" w:hAnsi="Sylfaen"/>
        </w:rPr>
        <w:t xml:space="preserve"> </w:t>
      </w:r>
      <w:r w:rsidRPr="009F0EE4">
        <w:rPr>
          <w:rFonts w:ascii="Sylfaen" w:hAnsi="Sylfaen" w:cs="Sylfaen"/>
        </w:rPr>
        <w:t>დადგენილების</w:t>
      </w:r>
      <w:r w:rsidRPr="009F0EE4">
        <w:rPr>
          <w:rFonts w:ascii="Sylfaen" w:hAnsi="Sylfaen"/>
        </w:rPr>
        <w:t xml:space="preserve"> </w:t>
      </w:r>
      <w:r w:rsidRPr="009F0EE4">
        <w:rPr>
          <w:rFonts w:ascii="Sylfaen" w:hAnsi="Sylfaen" w:cs="Sylfaen"/>
        </w:rPr>
        <w:t>ამოქმედებამდე</w:t>
      </w:r>
      <w:r w:rsidRPr="009F0EE4">
        <w:rPr>
          <w:rFonts w:ascii="Sylfaen" w:hAnsi="Sylfaen"/>
        </w:rPr>
        <w:t xml:space="preserve">, </w:t>
      </w:r>
      <w:r w:rsidRPr="009F0EE4">
        <w:rPr>
          <w:rFonts w:ascii="Sylfaen" w:hAnsi="Sylfaen" w:cs="Sylfaen"/>
        </w:rPr>
        <w:t>სსიპ</w:t>
      </w:r>
      <w:r w:rsidRPr="009F0EE4">
        <w:rPr>
          <w:rFonts w:ascii="Sylfaen" w:hAnsi="Sylfaen"/>
        </w:rPr>
        <w:t xml:space="preserve"> </w:t>
      </w:r>
      <w:r w:rsidRPr="009F0EE4">
        <w:rPr>
          <w:rFonts w:ascii="Sylfaen" w:hAnsi="Sylfaen" w:cs="Calibri"/>
        </w:rPr>
        <w:t>–</w:t>
      </w:r>
      <w:r w:rsidRPr="009F0EE4">
        <w:rPr>
          <w:rFonts w:ascii="Sylfaen" w:hAnsi="Sylfaen"/>
        </w:rPr>
        <w:t xml:space="preserve"> </w:t>
      </w:r>
      <w:r w:rsidRPr="009F0EE4">
        <w:rPr>
          <w:rFonts w:ascii="Sylfaen" w:hAnsi="Sylfaen" w:cs="Sylfaen"/>
        </w:rPr>
        <w:t>საჯარო</w:t>
      </w:r>
      <w:r w:rsidRPr="009F0EE4">
        <w:rPr>
          <w:rFonts w:ascii="Sylfaen" w:hAnsi="Sylfaen"/>
        </w:rPr>
        <w:t xml:space="preserve"> </w:t>
      </w:r>
      <w:r w:rsidRPr="009F0EE4">
        <w:rPr>
          <w:rFonts w:ascii="Sylfaen" w:hAnsi="Sylfaen" w:cs="Sylfaen"/>
        </w:rPr>
        <w:t>რეესტრის</w:t>
      </w:r>
      <w:r w:rsidRPr="009F0EE4">
        <w:rPr>
          <w:rFonts w:ascii="Sylfaen" w:hAnsi="Sylfaen"/>
        </w:rPr>
        <w:t xml:space="preserve"> </w:t>
      </w:r>
      <w:r w:rsidRPr="009F0EE4">
        <w:rPr>
          <w:rFonts w:ascii="Sylfaen" w:hAnsi="Sylfaen" w:cs="Sylfaen"/>
        </w:rPr>
        <w:t>ეროვნული</w:t>
      </w:r>
      <w:r w:rsidRPr="009F0EE4">
        <w:rPr>
          <w:rFonts w:ascii="Sylfaen" w:hAnsi="Sylfaen"/>
        </w:rPr>
        <w:t xml:space="preserve"> </w:t>
      </w:r>
      <w:r w:rsidRPr="009F0EE4">
        <w:rPr>
          <w:rFonts w:ascii="Sylfaen" w:hAnsi="Sylfaen" w:cs="Sylfaen"/>
        </w:rPr>
        <w:t>სააგენტოსათვის</w:t>
      </w:r>
      <w:r w:rsidRPr="009F0EE4">
        <w:rPr>
          <w:rFonts w:ascii="Sylfaen" w:hAnsi="Sylfaen"/>
        </w:rPr>
        <w:t xml:space="preserve"> </w:t>
      </w:r>
      <w:r w:rsidRPr="009F0EE4">
        <w:rPr>
          <w:rFonts w:ascii="Sylfaen" w:hAnsi="Sylfaen" w:cs="Sylfaen"/>
        </w:rPr>
        <w:t>წარდგენილ</w:t>
      </w:r>
      <w:r w:rsidRPr="009F0EE4">
        <w:rPr>
          <w:rFonts w:ascii="Sylfaen" w:hAnsi="Sylfaen"/>
        </w:rPr>
        <w:t xml:space="preserve"> </w:t>
      </w:r>
      <w:r w:rsidRPr="009F0EE4">
        <w:rPr>
          <w:rFonts w:ascii="Sylfaen" w:hAnsi="Sylfaen" w:cs="Sylfaen"/>
        </w:rPr>
        <w:t>განცხადებებთან</w:t>
      </w:r>
      <w:r w:rsidRPr="009F0EE4">
        <w:rPr>
          <w:rFonts w:ascii="Sylfaen" w:hAnsi="Sylfaen"/>
        </w:rPr>
        <w:t xml:space="preserve"> </w:t>
      </w:r>
      <w:r w:rsidRPr="009F0EE4">
        <w:rPr>
          <w:rFonts w:ascii="Sylfaen" w:hAnsi="Sylfaen" w:cs="Sylfaen"/>
        </w:rPr>
        <w:t>დაკავშირებით</w:t>
      </w:r>
      <w:r w:rsidRPr="009F0EE4">
        <w:rPr>
          <w:rFonts w:ascii="Sylfaen" w:hAnsi="Sylfaen"/>
        </w:rPr>
        <w:t xml:space="preserve"> </w:t>
      </w:r>
      <w:r w:rsidRPr="009F0EE4">
        <w:rPr>
          <w:rFonts w:ascii="Sylfaen" w:hAnsi="Sylfaen" w:cs="Sylfaen"/>
        </w:rPr>
        <w:t>გადაწყვეტილებები</w:t>
      </w:r>
      <w:r w:rsidRPr="009F0EE4">
        <w:rPr>
          <w:rFonts w:ascii="Sylfaen" w:hAnsi="Sylfaen"/>
        </w:rPr>
        <w:t xml:space="preserve"> </w:t>
      </w:r>
      <w:r w:rsidRPr="009F0EE4">
        <w:rPr>
          <w:rFonts w:ascii="Sylfaen" w:hAnsi="Sylfaen" w:cs="Sylfaen"/>
        </w:rPr>
        <w:t>მიღებულ</w:t>
      </w:r>
      <w:r w:rsidRPr="009F0EE4">
        <w:rPr>
          <w:rFonts w:ascii="Sylfaen" w:hAnsi="Sylfaen"/>
        </w:rPr>
        <w:t xml:space="preserve"> </w:t>
      </w:r>
      <w:r w:rsidRPr="009F0EE4">
        <w:rPr>
          <w:rFonts w:ascii="Sylfaen" w:hAnsi="Sylfaen" w:cs="Sylfaen"/>
        </w:rPr>
        <w:t>იქნეს</w:t>
      </w:r>
      <w:r w:rsidRPr="009F0EE4">
        <w:rPr>
          <w:rFonts w:ascii="Sylfaen" w:hAnsi="Sylfaen"/>
        </w:rPr>
        <w:t xml:space="preserve"> </w:t>
      </w:r>
      <w:r w:rsidRPr="009F0EE4">
        <w:rPr>
          <w:rFonts w:ascii="Sylfaen" w:hAnsi="Sylfaen" w:cs="Sylfaen"/>
        </w:rPr>
        <w:t>მოთხოვნის</w:t>
      </w:r>
      <w:r w:rsidRPr="009F0EE4">
        <w:rPr>
          <w:rFonts w:ascii="Sylfaen" w:hAnsi="Sylfaen"/>
        </w:rPr>
        <w:t xml:space="preserve"> </w:t>
      </w:r>
      <w:r w:rsidRPr="009F0EE4">
        <w:rPr>
          <w:rFonts w:ascii="Sylfaen" w:hAnsi="Sylfaen" w:cs="Sylfaen"/>
        </w:rPr>
        <w:t>წარდგენის</w:t>
      </w:r>
      <w:r w:rsidRPr="009F0EE4">
        <w:rPr>
          <w:rFonts w:ascii="Sylfaen" w:hAnsi="Sylfaen"/>
        </w:rPr>
        <w:t xml:space="preserve"> </w:t>
      </w:r>
      <w:r w:rsidRPr="009F0EE4">
        <w:rPr>
          <w:rFonts w:ascii="Sylfaen" w:hAnsi="Sylfaen" w:cs="Sylfaen"/>
        </w:rPr>
        <w:t>მომენტისათვის</w:t>
      </w:r>
      <w:r w:rsidR="00F263CC">
        <w:rPr>
          <w:rFonts w:ascii="Sylfaen" w:hAnsi="Sylfaen"/>
        </w:rPr>
        <w:t xml:space="preserve"> </w:t>
      </w:r>
      <w:r w:rsidRPr="009F0EE4">
        <w:rPr>
          <w:rFonts w:ascii="Sylfaen" w:hAnsi="Sylfaen" w:cs="Sylfaen"/>
        </w:rPr>
        <w:t>მოქმედი</w:t>
      </w:r>
      <w:r w:rsidRPr="009F0EE4">
        <w:rPr>
          <w:rFonts w:ascii="Sylfaen" w:hAnsi="Sylfaen"/>
        </w:rPr>
        <w:t xml:space="preserve"> </w:t>
      </w:r>
      <w:r w:rsidRPr="009F0EE4">
        <w:rPr>
          <w:rFonts w:ascii="Sylfaen" w:hAnsi="Sylfaen" w:cs="Sylfaen"/>
        </w:rPr>
        <w:t>წესის</w:t>
      </w:r>
      <w:r w:rsidRPr="009F0EE4">
        <w:rPr>
          <w:rFonts w:ascii="Sylfaen" w:hAnsi="Sylfaen"/>
        </w:rPr>
        <w:t xml:space="preserve"> </w:t>
      </w:r>
      <w:r w:rsidRPr="009F0EE4">
        <w:rPr>
          <w:rFonts w:ascii="Sylfaen" w:hAnsi="Sylfaen" w:cs="Sylfaen"/>
        </w:rPr>
        <w:t>შესაბამისად</w:t>
      </w:r>
      <w:r w:rsidRPr="009F0EE4">
        <w:rPr>
          <w:rFonts w:ascii="Sylfaen" w:hAnsi="Sylfaen"/>
        </w:rPr>
        <w:t>.</w:t>
      </w:r>
    </w:p>
    <w:p w14:paraId="776392D0" w14:textId="77777777" w:rsidR="005717A4" w:rsidRPr="009F0EE4" w:rsidRDefault="005717A4" w:rsidP="001C53C4">
      <w:pPr>
        <w:pStyle w:val="NoSpacing"/>
        <w:spacing w:line="276" w:lineRule="auto"/>
        <w:ind w:firstLine="540"/>
        <w:jc w:val="both"/>
        <w:rPr>
          <w:rFonts w:ascii="Sylfaen" w:hAnsi="Sylfaen"/>
        </w:rPr>
      </w:pPr>
    </w:p>
    <w:p w14:paraId="42043670" w14:textId="77777777" w:rsidR="005717A4" w:rsidRPr="00F263CC" w:rsidRDefault="005717A4" w:rsidP="00F263CC">
      <w:pPr>
        <w:pStyle w:val="NoSpacing"/>
        <w:spacing w:line="276" w:lineRule="auto"/>
        <w:ind w:firstLine="540"/>
        <w:jc w:val="both"/>
        <w:rPr>
          <w:rFonts w:ascii="Sylfaen" w:hAnsi="Sylfaen"/>
          <w:b/>
        </w:rPr>
      </w:pPr>
      <w:r w:rsidRPr="009F0EE4">
        <w:rPr>
          <w:rFonts w:ascii="Sylfaen" w:hAnsi="Sylfaen" w:cs="Sylfaen"/>
          <w:b/>
        </w:rPr>
        <w:t>მუხლი</w:t>
      </w:r>
      <w:r w:rsidR="001C53C4">
        <w:rPr>
          <w:rFonts w:ascii="Sylfaen" w:hAnsi="Sylfaen"/>
          <w:b/>
        </w:rPr>
        <w:t xml:space="preserve"> 3</w:t>
      </w:r>
      <w:r w:rsidR="00F263CC">
        <w:rPr>
          <w:rFonts w:ascii="Sylfaen" w:hAnsi="Sylfaen"/>
          <w:b/>
          <w:lang w:val="ka-GE"/>
        </w:rPr>
        <w:t xml:space="preserve">. </w:t>
      </w:r>
      <w:r w:rsidRPr="009F0EE4">
        <w:rPr>
          <w:rFonts w:ascii="Sylfaen" w:hAnsi="Sylfaen" w:cs="Sylfaen"/>
        </w:rPr>
        <w:t>დადგენილება</w:t>
      </w:r>
      <w:r w:rsidRPr="009F0EE4">
        <w:rPr>
          <w:rFonts w:ascii="Sylfaen" w:hAnsi="Sylfaen"/>
        </w:rPr>
        <w:t xml:space="preserve"> </w:t>
      </w:r>
      <w:r w:rsidRPr="009F0EE4">
        <w:rPr>
          <w:rFonts w:ascii="Sylfaen" w:hAnsi="Sylfaen" w:cs="Sylfaen"/>
        </w:rPr>
        <w:t>ამოქმედდეს</w:t>
      </w:r>
      <w:r w:rsidR="003F14AB" w:rsidRPr="009F0EE4">
        <w:rPr>
          <w:rFonts w:ascii="Sylfaen" w:hAnsi="Sylfaen"/>
        </w:rPr>
        <w:t xml:space="preserve"> 2025</w:t>
      </w:r>
      <w:r w:rsidRPr="009F0EE4">
        <w:rPr>
          <w:rFonts w:ascii="Sylfaen" w:hAnsi="Sylfaen"/>
        </w:rPr>
        <w:t xml:space="preserve"> </w:t>
      </w:r>
      <w:r w:rsidRPr="009F0EE4">
        <w:rPr>
          <w:rFonts w:ascii="Sylfaen" w:hAnsi="Sylfaen" w:cs="Sylfaen"/>
        </w:rPr>
        <w:t>წლის</w:t>
      </w:r>
      <w:r w:rsidRPr="009F0EE4">
        <w:rPr>
          <w:rFonts w:ascii="Sylfaen" w:hAnsi="Sylfaen"/>
        </w:rPr>
        <w:t xml:space="preserve"> 1 </w:t>
      </w:r>
      <w:r w:rsidR="003F14AB" w:rsidRPr="009F0EE4">
        <w:rPr>
          <w:rFonts w:ascii="Sylfaen" w:hAnsi="Sylfaen" w:cs="Sylfaen"/>
        </w:rPr>
        <w:t>იანვრიდან</w:t>
      </w:r>
      <w:r w:rsidR="003F14AB" w:rsidRPr="009F0EE4">
        <w:rPr>
          <w:rFonts w:ascii="Sylfaen" w:hAnsi="Sylfaen"/>
        </w:rPr>
        <w:t>.</w:t>
      </w:r>
      <w:r w:rsidRPr="009F0EE4">
        <w:rPr>
          <w:rFonts w:ascii="Sylfaen" w:hAnsi="Sylfaen"/>
        </w:rPr>
        <w:t xml:space="preserve"> </w:t>
      </w:r>
    </w:p>
    <w:p w14:paraId="36A950B6" w14:textId="77777777" w:rsidR="005E302E" w:rsidRPr="009F0EE4" w:rsidRDefault="005E302E" w:rsidP="001C53C4">
      <w:pPr>
        <w:pStyle w:val="NoSpacing"/>
        <w:spacing w:line="276" w:lineRule="auto"/>
        <w:ind w:firstLine="540"/>
        <w:jc w:val="both"/>
        <w:rPr>
          <w:rFonts w:ascii="Sylfaen" w:hAnsi="Sylfaen"/>
        </w:rPr>
      </w:pPr>
    </w:p>
    <w:p w14:paraId="188A30C8" w14:textId="77777777" w:rsidR="005E302E" w:rsidRDefault="005E302E" w:rsidP="001C53C4">
      <w:pPr>
        <w:pStyle w:val="NoSpacing"/>
        <w:spacing w:line="276" w:lineRule="auto"/>
        <w:ind w:firstLine="540"/>
        <w:jc w:val="both"/>
        <w:rPr>
          <w:rFonts w:ascii="Sylfaen" w:hAnsi="Sylfaen"/>
        </w:rPr>
      </w:pPr>
    </w:p>
    <w:p w14:paraId="087E3A42" w14:textId="77777777" w:rsidR="00F263CC" w:rsidRPr="009F0EE4" w:rsidRDefault="00F263CC" w:rsidP="001C53C4">
      <w:pPr>
        <w:pStyle w:val="NoSpacing"/>
        <w:spacing w:line="276" w:lineRule="auto"/>
        <w:ind w:firstLine="540"/>
        <w:jc w:val="both"/>
        <w:rPr>
          <w:rFonts w:ascii="Sylfaen" w:hAnsi="Sylfaen"/>
        </w:rPr>
      </w:pPr>
    </w:p>
    <w:p w14:paraId="6D8DA208" w14:textId="77777777" w:rsidR="005E302E" w:rsidRPr="009F0EE4" w:rsidRDefault="005E302E" w:rsidP="00F263CC">
      <w:pPr>
        <w:pStyle w:val="NoSpacing"/>
        <w:spacing w:line="276" w:lineRule="auto"/>
        <w:jc w:val="center"/>
        <w:rPr>
          <w:rFonts w:ascii="Sylfaen" w:eastAsia="Calibri" w:hAnsi="Sylfaen"/>
          <w:b/>
          <w:lang w:val="ka-GE"/>
        </w:rPr>
      </w:pPr>
      <w:r w:rsidRPr="009F0EE4">
        <w:rPr>
          <w:rFonts w:ascii="Sylfaen" w:eastAsia="Calibri" w:hAnsi="Sylfaen" w:cs="Sylfaen"/>
          <w:b/>
          <w:lang w:val="ka-GE"/>
        </w:rPr>
        <w:t>პრემიერ</w:t>
      </w:r>
      <w:r w:rsidRPr="009F0EE4">
        <w:rPr>
          <w:rFonts w:ascii="Sylfaen" w:eastAsia="Calibri" w:hAnsi="Sylfaen"/>
          <w:b/>
          <w:lang w:val="ka-GE"/>
        </w:rPr>
        <w:t>-</w:t>
      </w:r>
      <w:r w:rsidRPr="009F0EE4">
        <w:rPr>
          <w:rFonts w:ascii="Sylfaen" w:eastAsia="Calibri" w:hAnsi="Sylfaen" w:cs="Sylfaen"/>
          <w:b/>
          <w:lang w:val="ka-GE"/>
        </w:rPr>
        <w:t>მინისტრი</w:t>
      </w:r>
      <w:r w:rsidRPr="009F0EE4">
        <w:rPr>
          <w:rFonts w:ascii="Sylfaen" w:eastAsia="Calibri" w:hAnsi="Sylfaen"/>
          <w:b/>
          <w:lang w:val="ka-GE"/>
        </w:rPr>
        <w:t xml:space="preserve">                                                 </w:t>
      </w:r>
      <w:r w:rsidRPr="001C53C4">
        <w:rPr>
          <w:rFonts w:ascii="Sylfaen" w:eastAsia="Calibri" w:hAnsi="Sylfaen" w:cs="Sylfaen"/>
          <w:b/>
          <w:i/>
          <w:lang w:val="ka-GE"/>
        </w:rPr>
        <w:t>ირაკლი</w:t>
      </w:r>
      <w:r w:rsidRPr="001C53C4">
        <w:rPr>
          <w:rFonts w:ascii="Sylfaen" w:eastAsia="Calibri" w:hAnsi="Sylfaen"/>
          <w:b/>
          <w:i/>
          <w:lang w:val="ka-GE"/>
        </w:rPr>
        <w:t xml:space="preserve"> </w:t>
      </w:r>
      <w:r w:rsidRPr="001C53C4">
        <w:rPr>
          <w:rFonts w:ascii="Sylfaen" w:eastAsia="Calibri" w:hAnsi="Sylfaen" w:cs="Sylfaen"/>
          <w:b/>
          <w:i/>
          <w:lang w:val="ka-GE"/>
        </w:rPr>
        <w:t>კობახიძე</w:t>
      </w:r>
    </w:p>
    <w:p w14:paraId="6D8E059D" w14:textId="77777777" w:rsidR="005E302E" w:rsidRPr="009F0EE4" w:rsidRDefault="005E302E" w:rsidP="001C53C4">
      <w:pPr>
        <w:pStyle w:val="NoSpacing"/>
        <w:spacing w:line="276" w:lineRule="auto"/>
        <w:ind w:firstLine="540"/>
        <w:jc w:val="both"/>
        <w:rPr>
          <w:rFonts w:ascii="Sylfaen" w:hAnsi="Sylfaen"/>
        </w:rPr>
      </w:pPr>
    </w:p>
    <w:p w14:paraId="7C7A49D9" w14:textId="77777777" w:rsidR="004F3FC9" w:rsidRPr="009F0EE4" w:rsidRDefault="004F3FC9" w:rsidP="001C53C4">
      <w:pPr>
        <w:pStyle w:val="NoSpacing"/>
        <w:spacing w:line="276" w:lineRule="auto"/>
        <w:ind w:firstLine="540"/>
        <w:jc w:val="both"/>
        <w:rPr>
          <w:rFonts w:ascii="Sylfaen" w:hAnsi="Sylfaen"/>
        </w:rPr>
      </w:pPr>
    </w:p>
    <w:p w14:paraId="7A7006BC" w14:textId="77777777" w:rsidR="004F3FC9" w:rsidRPr="009F0EE4" w:rsidRDefault="004F3FC9" w:rsidP="001C53C4">
      <w:pPr>
        <w:pStyle w:val="NoSpacing"/>
        <w:spacing w:line="276" w:lineRule="auto"/>
        <w:ind w:firstLine="540"/>
        <w:jc w:val="both"/>
        <w:rPr>
          <w:rFonts w:ascii="Sylfaen" w:hAnsi="Sylfaen"/>
        </w:rPr>
      </w:pPr>
    </w:p>
    <w:p w14:paraId="36BF52B5" w14:textId="77777777" w:rsidR="004F3FC9" w:rsidRPr="009F0EE4" w:rsidRDefault="004F3FC9" w:rsidP="001C53C4">
      <w:pPr>
        <w:pStyle w:val="NoSpacing"/>
        <w:spacing w:line="276" w:lineRule="auto"/>
        <w:ind w:firstLine="540"/>
        <w:jc w:val="both"/>
        <w:rPr>
          <w:rFonts w:ascii="Sylfaen" w:hAnsi="Sylfaen"/>
        </w:rPr>
      </w:pPr>
    </w:p>
    <w:p w14:paraId="64D4BFB2" w14:textId="77777777" w:rsidR="004F3FC9" w:rsidRPr="009F0EE4" w:rsidRDefault="004F3FC9" w:rsidP="001C53C4">
      <w:pPr>
        <w:pStyle w:val="NoSpacing"/>
        <w:spacing w:line="276" w:lineRule="auto"/>
        <w:ind w:firstLine="540"/>
        <w:jc w:val="both"/>
        <w:rPr>
          <w:rFonts w:ascii="Sylfaen" w:hAnsi="Sylfaen"/>
        </w:rPr>
      </w:pPr>
    </w:p>
    <w:p w14:paraId="50CAF69D" w14:textId="77777777" w:rsidR="004F3FC9" w:rsidRPr="009F0EE4" w:rsidRDefault="004F3FC9" w:rsidP="001C53C4">
      <w:pPr>
        <w:pStyle w:val="NoSpacing"/>
        <w:spacing w:line="276" w:lineRule="auto"/>
        <w:ind w:firstLine="540"/>
        <w:jc w:val="both"/>
        <w:rPr>
          <w:rFonts w:ascii="Sylfaen" w:hAnsi="Sylfaen"/>
        </w:rPr>
      </w:pPr>
    </w:p>
    <w:p w14:paraId="1563D4E8" w14:textId="77777777" w:rsidR="005E302E" w:rsidRPr="009F0EE4" w:rsidRDefault="005E302E" w:rsidP="001C53C4">
      <w:pPr>
        <w:pStyle w:val="NoSpacing"/>
        <w:spacing w:line="276" w:lineRule="auto"/>
        <w:ind w:firstLine="540"/>
        <w:jc w:val="both"/>
        <w:rPr>
          <w:rFonts w:ascii="Sylfaen" w:hAnsi="Sylfaen"/>
        </w:rPr>
      </w:pPr>
    </w:p>
    <w:p w14:paraId="31EB8307" w14:textId="77777777" w:rsidR="001C53C4" w:rsidRDefault="00957106" w:rsidP="001C53C4">
      <w:pPr>
        <w:pStyle w:val="NoSpacing"/>
        <w:spacing w:line="276" w:lineRule="auto"/>
        <w:ind w:firstLine="540"/>
        <w:jc w:val="right"/>
        <w:rPr>
          <w:rFonts w:ascii="Sylfaen" w:hAnsi="Sylfaen"/>
        </w:rPr>
      </w:pPr>
      <w:r w:rsidRPr="009F0EE4">
        <w:rPr>
          <w:rFonts w:ascii="Sylfaen" w:hAnsi="Sylfaen"/>
        </w:rPr>
        <w:t xml:space="preserve">                                                                                                                                                                                    </w:t>
      </w:r>
    </w:p>
    <w:p w14:paraId="330E669B" w14:textId="77777777" w:rsidR="001C53C4" w:rsidRDefault="001C53C4" w:rsidP="001C53C4">
      <w:pPr>
        <w:pStyle w:val="NoSpacing"/>
        <w:spacing w:line="276" w:lineRule="auto"/>
        <w:ind w:firstLine="540"/>
        <w:jc w:val="right"/>
        <w:rPr>
          <w:rFonts w:ascii="Sylfaen" w:hAnsi="Sylfaen"/>
        </w:rPr>
      </w:pPr>
    </w:p>
    <w:p w14:paraId="4A831197" w14:textId="77777777" w:rsidR="001C53C4" w:rsidRDefault="001C53C4" w:rsidP="001C53C4">
      <w:pPr>
        <w:pStyle w:val="NoSpacing"/>
        <w:spacing w:line="276" w:lineRule="auto"/>
        <w:ind w:firstLine="540"/>
        <w:jc w:val="right"/>
        <w:rPr>
          <w:rFonts w:ascii="Sylfaen" w:hAnsi="Sylfaen"/>
        </w:rPr>
      </w:pPr>
    </w:p>
    <w:p w14:paraId="21469A0F" w14:textId="77777777" w:rsidR="001C53C4" w:rsidRDefault="001C53C4" w:rsidP="001C53C4">
      <w:pPr>
        <w:pStyle w:val="NoSpacing"/>
        <w:spacing w:line="276" w:lineRule="auto"/>
        <w:ind w:firstLine="540"/>
        <w:jc w:val="right"/>
        <w:rPr>
          <w:rFonts w:ascii="Sylfaen" w:hAnsi="Sylfaen"/>
        </w:rPr>
      </w:pPr>
    </w:p>
    <w:p w14:paraId="2C9100E0" w14:textId="77777777" w:rsidR="001C53C4" w:rsidRDefault="001C53C4" w:rsidP="001C53C4">
      <w:pPr>
        <w:pStyle w:val="NoSpacing"/>
        <w:spacing w:line="276" w:lineRule="auto"/>
        <w:ind w:firstLine="540"/>
        <w:jc w:val="right"/>
        <w:rPr>
          <w:rFonts w:ascii="Sylfaen" w:hAnsi="Sylfaen"/>
        </w:rPr>
      </w:pPr>
    </w:p>
    <w:p w14:paraId="51DB5988" w14:textId="77777777" w:rsidR="001C53C4" w:rsidRDefault="001C53C4" w:rsidP="001C53C4">
      <w:pPr>
        <w:pStyle w:val="NoSpacing"/>
        <w:spacing w:line="276" w:lineRule="auto"/>
        <w:ind w:firstLine="540"/>
        <w:jc w:val="right"/>
        <w:rPr>
          <w:rFonts w:ascii="Sylfaen" w:hAnsi="Sylfaen"/>
        </w:rPr>
      </w:pPr>
    </w:p>
    <w:p w14:paraId="67068D2C" w14:textId="77777777" w:rsidR="001C53C4" w:rsidRDefault="001C53C4" w:rsidP="001C53C4">
      <w:pPr>
        <w:pStyle w:val="NoSpacing"/>
        <w:spacing w:line="276" w:lineRule="auto"/>
        <w:ind w:firstLine="540"/>
        <w:jc w:val="right"/>
        <w:rPr>
          <w:rFonts w:ascii="Sylfaen" w:hAnsi="Sylfaen"/>
        </w:rPr>
      </w:pPr>
    </w:p>
    <w:p w14:paraId="0162B7DD" w14:textId="77777777" w:rsidR="001C53C4" w:rsidRDefault="001C53C4" w:rsidP="001C53C4">
      <w:pPr>
        <w:pStyle w:val="NoSpacing"/>
        <w:spacing w:line="276" w:lineRule="auto"/>
        <w:ind w:firstLine="540"/>
        <w:jc w:val="right"/>
        <w:rPr>
          <w:rFonts w:ascii="Sylfaen" w:hAnsi="Sylfaen"/>
        </w:rPr>
      </w:pPr>
    </w:p>
    <w:p w14:paraId="43345BD2" w14:textId="77777777" w:rsidR="001C53C4" w:rsidRDefault="001C53C4" w:rsidP="001C53C4">
      <w:pPr>
        <w:pStyle w:val="NoSpacing"/>
        <w:spacing w:line="276" w:lineRule="auto"/>
        <w:ind w:firstLine="540"/>
        <w:jc w:val="right"/>
        <w:rPr>
          <w:rFonts w:ascii="Sylfaen" w:hAnsi="Sylfaen"/>
        </w:rPr>
      </w:pPr>
    </w:p>
    <w:p w14:paraId="4AB36C85" w14:textId="77777777" w:rsidR="001C53C4" w:rsidRDefault="001C53C4" w:rsidP="001C53C4">
      <w:pPr>
        <w:pStyle w:val="NoSpacing"/>
        <w:spacing w:line="276" w:lineRule="auto"/>
        <w:ind w:firstLine="540"/>
        <w:jc w:val="right"/>
        <w:rPr>
          <w:rFonts w:ascii="Sylfaen" w:hAnsi="Sylfaen"/>
        </w:rPr>
      </w:pPr>
    </w:p>
    <w:p w14:paraId="6056F877" w14:textId="77777777" w:rsidR="001C53C4" w:rsidRDefault="001C53C4" w:rsidP="001C53C4">
      <w:pPr>
        <w:pStyle w:val="NoSpacing"/>
        <w:spacing w:line="276" w:lineRule="auto"/>
        <w:ind w:firstLine="540"/>
        <w:jc w:val="right"/>
        <w:rPr>
          <w:rFonts w:ascii="Sylfaen" w:hAnsi="Sylfaen"/>
        </w:rPr>
      </w:pPr>
    </w:p>
    <w:p w14:paraId="7D96B0BF" w14:textId="77777777" w:rsidR="008060CB" w:rsidRPr="001C53C4" w:rsidRDefault="008060CB" w:rsidP="001C53C4">
      <w:pPr>
        <w:pStyle w:val="NoSpacing"/>
        <w:spacing w:line="276" w:lineRule="auto"/>
        <w:ind w:firstLine="540"/>
        <w:jc w:val="right"/>
        <w:rPr>
          <w:rFonts w:ascii="Sylfaen" w:hAnsi="Sylfaen"/>
          <w:i/>
        </w:rPr>
      </w:pPr>
      <w:r w:rsidRPr="001C53C4">
        <w:rPr>
          <w:rFonts w:ascii="Sylfaen" w:hAnsi="Sylfaen" w:cs="Sylfaen"/>
          <w:i/>
        </w:rPr>
        <w:lastRenderedPageBreak/>
        <w:t>დანართი</w:t>
      </w:r>
      <w:r w:rsidRPr="001C53C4">
        <w:rPr>
          <w:rFonts w:ascii="Sylfaen" w:hAnsi="Sylfaen"/>
          <w:i/>
        </w:rPr>
        <w:t xml:space="preserve"> </w:t>
      </w:r>
      <w:r w:rsidRPr="001C53C4">
        <w:rPr>
          <w:rFonts w:ascii="Sylfaen" w:hAnsi="Sylfaen" w:cs="Calibri"/>
          <w:i/>
        </w:rPr>
        <w:t>№</w:t>
      </w:r>
      <w:r w:rsidRPr="001C53C4">
        <w:rPr>
          <w:rFonts w:ascii="Sylfaen" w:hAnsi="Sylfaen"/>
          <w:i/>
        </w:rPr>
        <w:t>1</w:t>
      </w:r>
    </w:p>
    <w:p w14:paraId="19078DCB" w14:textId="77777777" w:rsidR="001C53C4" w:rsidRDefault="001C53C4" w:rsidP="001C53C4">
      <w:pPr>
        <w:pStyle w:val="NoSpacing"/>
        <w:spacing w:line="276" w:lineRule="auto"/>
        <w:jc w:val="center"/>
        <w:rPr>
          <w:rFonts w:ascii="Sylfaen" w:eastAsia="Calibri" w:hAnsi="Sylfaen" w:cs="Sylfaen"/>
          <w:b/>
        </w:rPr>
      </w:pPr>
    </w:p>
    <w:p w14:paraId="51D768B5" w14:textId="77777777" w:rsidR="008060CB" w:rsidRDefault="001D1903" w:rsidP="001C53C4">
      <w:pPr>
        <w:pStyle w:val="NoSpacing"/>
        <w:spacing w:line="276" w:lineRule="auto"/>
        <w:jc w:val="center"/>
        <w:rPr>
          <w:rFonts w:ascii="Sylfaen" w:eastAsia="Calibri" w:hAnsi="Sylfaen" w:cs="Sylfaen"/>
          <w:b/>
        </w:rPr>
      </w:pPr>
      <w:r w:rsidRPr="001C53C4">
        <w:rPr>
          <w:rFonts w:ascii="Sylfaen" w:eastAsia="Calibri" w:hAnsi="Sylfaen" w:cs="Sylfaen"/>
          <w:b/>
        </w:rPr>
        <w:t>შენობა</w:t>
      </w:r>
      <w:r w:rsidRPr="001C53C4">
        <w:rPr>
          <w:rFonts w:ascii="Sylfaen" w:eastAsia="Calibri" w:hAnsi="Sylfaen"/>
          <w:b/>
        </w:rPr>
        <w:t>-</w:t>
      </w:r>
      <w:r w:rsidRPr="001C53C4">
        <w:rPr>
          <w:rFonts w:ascii="Sylfaen" w:eastAsia="Calibri" w:hAnsi="Sylfaen" w:cs="Sylfaen"/>
          <w:b/>
        </w:rPr>
        <w:t>ნაგებობის</w:t>
      </w:r>
      <w:r w:rsidR="00123D00" w:rsidRPr="001C53C4">
        <w:rPr>
          <w:rFonts w:ascii="Sylfaen" w:eastAsia="Calibri" w:hAnsi="Sylfaen" w:cs="Sylfaen"/>
          <w:b/>
        </w:rPr>
        <w:t>ა</w:t>
      </w:r>
      <w:r w:rsidR="00123D00" w:rsidRPr="001C53C4">
        <w:rPr>
          <w:rFonts w:ascii="Sylfaen" w:eastAsia="Calibri" w:hAnsi="Sylfaen"/>
          <w:b/>
        </w:rPr>
        <w:t xml:space="preserve"> </w:t>
      </w:r>
      <w:r w:rsidR="00123D00" w:rsidRPr="001C53C4">
        <w:rPr>
          <w:rFonts w:ascii="Sylfaen" w:eastAsia="Calibri" w:hAnsi="Sylfaen" w:cs="Sylfaen"/>
          <w:b/>
        </w:rPr>
        <w:t>და</w:t>
      </w:r>
      <w:r w:rsidR="00123D00" w:rsidRPr="001C53C4">
        <w:rPr>
          <w:rFonts w:ascii="Sylfaen" w:eastAsia="Calibri" w:hAnsi="Sylfaen"/>
          <w:b/>
        </w:rPr>
        <w:t xml:space="preserve"> </w:t>
      </w:r>
      <w:r w:rsidR="00123D00" w:rsidRPr="001C53C4">
        <w:rPr>
          <w:rFonts w:ascii="Sylfaen" w:eastAsia="Calibri" w:hAnsi="Sylfaen" w:cs="Sylfaen"/>
          <w:b/>
        </w:rPr>
        <w:t>შენობა</w:t>
      </w:r>
      <w:r w:rsidR="00123D00" w:rsidRPr="001C53C4">
        <w:rPr>
          <w:rFonts w:ascii="Sylfaen" w:eastAsia="Calibri" w:hAnsi="Sylfaen"/>
          <w:b/>
        </w:rPr>
        <w:t>-</w:t>
      </w:r>
      <w:r w:rsidR="00123D00" w:rsidRPr="001C53C4">
        <w:rPr>
          <w:rFonts w:ascii="Sylfaen" w:eastAsia="Calibri" w:hAnsi="Sylfaen" w:cs="Sylfaen"/>
          <w:b/>
        </w:rPr>
        <w:t>ნაგებობის</w:t>
      </w:r>
      <w:r w:rsidR="00123D00" w:rsidRPr="001C53C4">
        <w:rPr>
          <w:rFonts w:ascii="Sylfaen" w:eastAsia="Calibri" w:hAnsi="Sylfaen"/>
          <w:b/>
        </w:rPr>
        <w:t xml:space="preserve"> </w:t>
      </w:r>
      <w:r w:rsidR="00123D00" w:rsidRPr="001C53C4">
        <w:rPr>
          <w:rFonts w:ascii="Sylfaen" w:eastAsia="Calibri" w:hAnsi="Sylfaen" w:cs="Sylfaen"/>
          <w:b/>
        </w:rPr>
        <w:t>ერთეულის</w:t>
      </w:r>
      <w:r w:rsidR="00123D00" w:rsidRPr="001C53C4">
        <w:rPr>
          <w:rFonts w:ascii="Sylfaen" w:eastAsia="Calibri" w:hAnsi="Sylfaen"/>
          <w:b/>
        </w:rPr>
        <w:t xml:space="preserve"> </w:t>
      </w:r>
      <w:r w:rsidRPr="001C53C4">
        <w:rPr>
          <w:rFonts w:ascii="Sylfaen" w:eastAsia="Calibri" w:hAnsi="Sylfaen" w:cs="Sylfaen"/>
          <w:b/>
        </w:rPr>
        <w:t>შიდა</w:t>
      </w:r>
      <w:r w:rsidR="00C67953" w:rsidRPr="001C53C4">
        <w:rPr>
          <w:rFonts w:ascii="Sylfaen" w:eastAsia="Calibri" w:hAnsi="Sylfaen"/>
          <w:b/>
        </w:rPr>
        <w:t xml:space="preserve"> </w:t>
      </w:r>
      <w:r w:rsidR="008060CB" w:rsidRPr="001C53C4">
        <w:rPr>
          <w:rFonts w:ascii="Sylfaen" w:eastAsia="Calibri" w:hAnsi="Sylfaen" w:cs="Sylfaen"/>
          <w:b/>
        </w:rPr>
        <w:t>აზომვითი</w:t>
      </w:r>
      <w:r w:rsidR="008060CB" w:rsidRPr="001C53C4">
        <w:rPr>
          <w:rFonts w:ascii="Sylfaen" w:eastAsia="Calibri" w:hAnsi="Sylfaen"/>
          <w:b/>
        </w:rPr>
        <w:t xml:space="preserve"> </w:t>
      </w:r>
      <w:r w:rsidR="008060CB" w:rsidRPr="001C53C4">
        <w:rPr>
          <w:rFonts w:ascii="Sylfaen" w:eastAsia="Calibri" w:hAnsi="Sylfaen" w:cs="Sylfaen"/>
          <w:b/>
        </w:rPr>
        <w:t>სამუშაოს</w:t>
      </w:r>
      <w:r w:rsidR="008060CB" w:rsidRPr="001C53C4">
        <w:rPr>
          <w:rFonts w:ascii="Sylfaen" w:eastAsia="Calibri" w:hAnsi="Sylfaen"/>
          <w:b/>
        </w:rPr>
        <w:t xml:space="preserve"> </w:t>
      </w:r>
      <w:r w:rsidR="008060CB" w:rsidRPr="001C53C4">
        <w:rPr>
          <w:rFonts w:ascii="Sylfaen" w:eastAsia="Calibri" w:hAnsi="Sylfaen" w:cs="Sylfaen"/>
          <w:b/>
        </w:rPr>
        <w:t>შესრულებისა</w:t>
      </w:r>
      <w:r w:rsidR="008060CB" w:rsidRPr="001C53C4">
        <w:rPr>
          <w:rFonts w:ascii="Sylfaen" w:eastAsia="Calibri" w:hAnsi="Sylfaen"/>
          <w:b/>
        </w:rPr>
        <w:t xml:space="preserve"> </w:t>
      </w:r>
      <w:r w:rsidR="008060CB" w:rsidRPr="001C53C4">
        <w:rPr>
          <w:rFonts w:ascii="Sylfaen" w:eastAsia="Calibri" w:hAnsi="Sylfaen" w:cs="Sylfaen"/>
          <w:b/>
        </w:rPr>
        <w:t>და</w:t>
      </w:r>
      <w:r w:rsidR="008060CB" w:rsidRPr="001C53C4">
        <w:rPr>
          <w:rFonts w:ascii="Sylfaen" w:eastAsia="Calibri" w:hAnsi="Sylfaen"/>
          <w:b/>
        </w:rPr>
        <w:t xml:space="preserve"> </w:t>
      </w:r>
      <w:r w:rsidR="008060CB" w:rsidRPr="001C53C4">
        <w:rPr>
          <w:rFonts w:ascii="Sylfaen" w:eastAsia="Calibri" w:hAnsi="Sylfaen" w:cs="Sylfaen"/>
          <w:b/>
        </w:rPr>
        <w:t>დოკუმენტირების</w:t>
      </w:r>
      <w:r w:rsidR="008060CB" w:rsidRPr="001C53C4">
        <w:rPr>
          <w:rFonts w:ascii="Sylfaen" w:eastAsia="Calibri" w:hAnsi="Sylfaen"/>
          <w:b/>
        </w:rPr>
        <w:t xml:space="preserve"> </w:t>
      </w:r>
      <w:r w:rsidR="008060CB" w:rsidRPr="001C53C4">
        <w:rPr>
          <w:rFonts w:ascii="Sylfaen" w:eastAsia="Calibri" w:hAnsi="Sylfaen" w:cs="Sylfaen"/>
          <w:b/>
        </w:rPr>
        <w:t>წესი</w:t>
      </w:r>
    </w:p>
    <w:p w14:paraId="4FD8B7ED" w14:textId="77777777" w:rsidR="001C53C4" w:rsidRPr="001C53C4" w:rsidRDefault="001C53C4" w:rsidP="001C53C4">
      <w:pPr>
        <w:pStyle w:val="NoSpacing"/>
        <w:spacing w:line="276" w:lineRule="auto"/>
        <w:jc w:val="center"/>
        <w:rPr>
          <w:rFonts w:ascii="Sylfaen" w:eastAsia="Calibri" w:hAnsi="Sylfaen"/>
          <w:b/>
        </w:rPr>
      </w:pPr>
    </w:p>
    <w:p w14:paraId="4814E693" w14:textId="77777777" w:rsidR="00A0760A" w:rsidRPr="001C53C4" w:rsidRDefault="00A0760A" w:rsidP="001C53C4">
      <w:pPr>
        <w:pStyle w:val="NoSpacing"/>
        <w:spacing w:line="276" w:lineRule="auto"/>
        <w:ind w:firstLine="540"/>
        <w:jc w:val="both"/>
        <w:rPr>
          <w:rFonts w:ascii="Sylfaen" w:hAnsi="Sylfaen"/>
          <w:b/>
        </w:rPr>
      </w:pPr>
      <w:r w:rsidRPr="001C53C4">
        <w:rPr>
          <w:rFonts w:ascii="Sylfaen" w:hAnsi="Sylfaen"/>
          <w:b/>
        </w:rPr>
        <w:tab/>
      </w:r>
      <w:r w:rsidR="00033C9B" w:rsidRPr="001C53C4">
        <w:rPr>
          <w:rFonts w:ascii="Sylfaen" w:hAnsi="Sylfaen" w:cs="Sylfaen"/>
          <w:b/>
        </w:rPr>
        <w:t>მუხლი</w:t>
      </w:r>
      <w:r w:rsidR="00033C9B" w:rsidRPr="001C53C4">
        <w:rPr>
          <w:rFonts w:ascii="Sylfaen" w:hAnsi="Sylfaen"/>
          <w:b/>
        </w:rPr>
        <w:t xml:space="preserve"> 1. </w:t>
      </w:r>
      <w:r w:rsidR="00B40A9B" w:rsidRPr="001C53C4">
        <w:rPr>
          <w:rFonts w:ascii="Sylfaen" w:hAnsi="Sylfaen" w:cs="Sylfaen"/>
          <w:b/>
        </w:rPr>
        <w:t>შიდა</w:t>
      </w:r>
      <w:r w:rsidR="00B40A9B" w:rsidRPr="001C53C4">
        <w:rPr>
          <w:rFonts w:ascii="Sylfaen" w:hAnsi="Sylfaen"/>
          <w:b/>
        </w:rPr>
        <w:t xml:space="preserve"> </w:t>
      </w:r>
      <w:r w:rsidR="00033C9B" w:rsidRPr="001C53C4">
        <w:rPr>
          <w:rFonts w:ascii="Sylfaen" w:hAnsi="Sylfaen" w:cs="Sylfaen"/>
          <w:b/>
        </w:rPr>
        <w:t>აზომვითი</w:t>
      </w:r>
      <w:r w:rsidR="009B4C31" w:rsidRPr="001C53C4">
        <w:rPr>
          <w:rFonts w:ascii="Sylfaen" w:hAnsi="Sylfaen"/>
          <w:b/>
        </w:rPr>
        <w:t xml:space="preserve"> </w:t>
      </w:r>
      <w:r w:rsidR="009B4C31" w:rsidRPr="001C53C4">
        <w:rPr>
          <w:rFonts w:ascii="Sylfaen" w:hAnsi="Sylfaen" w:cs="Sylfaen"/>
          <w:b/>
        </w:rPr>
        <w:t>ნახაზის</w:t>
      </w:r>
      <w:r w:rsidR="009B4C31" w:rsidRPr="001C53C4">
        <w:rPr>
          <w:rFonts w:ascii="Sylfaen" w:hAnsi="Sylfaen"/>
          <w:b/>
        </w:rPr>
        <w:t xml:space="preserve"> </w:t>
      </w:r>
      <w:r w:rsidR="009B4C31" w:rsidRPr="001C53C4">
        <w:rPr>
          <w:rFonts w:ascii="Sylfaen" w:hAnsi="Sylfaen" w:cs="Sylfaen"/>
          <w:b/>
        </w:rPr>
        <w:t>ცნება</w:t>
      </w:r>
      <w:r w:rsidR="009B4C31" w:rsidRPr="001C53C4">
        <w:rPr>
          <w:rFonts w:ascii="Sylfaen" w:hAnsi="Sylfaen"/>
          <w:b/>
        </w:rPr>
        <w:t xml:space="preserve"> </w:t>
      </w:r>
      <w:r w:rsidR="009B4C31" w:rsidRPr="001C53C4">
        <w:rPr>
          <w:rFonts w:ascii="Sylfaen" w:hAnsi="Sylfaen" w:cs="Sylfaen"/>
          <w:b/>
        </w:rPr>
        <w:t>და</w:t>
      </w:r>
      <w:r w:rsidR="00033C9B" w:rsidRPr="001C53C4">
        <w:rPr>
          <w:rFonts w:ascii="Sylfaen" w:hAnsi="Sylfaen"/>
          <w:b/>
        </w:rPr>
        <w:t xml:space="preserve"> </w:t>
      </w:r>
      <w:r w:rsidR="00B40A9B" w:rsidRPr="001C53C4">
        <w:rPr>
          <w:rFonts w:ascii="Sylfaen" w:eastAsia="Calibri" w:hAnsi="Sylfaen" w:cs="Sylfaen"/>
          <w:b/>
          <w:bCs/>
        </w:rPr>
        <w:t>შიდა</w:t>
      </w:r>
      <w:r w:rsidR="00B40A9B" w:rsidRPr="001C53C4">
        <w:rPr>
          <w:rFonts w:ascii="Sylfaen" w:eastAsia="Calibri" w:hAnsi="Sylfaen"/>
          <w:b/>
          <w:bCs/>
        </w:rPr>
        <w:t xml:space="preserve"> </w:t>
      </w:r>
      <w:r w:rsidR="009B4C31" w:rsidRPr="001C53C4">
        <w:rPr>
          <w:rFonts w:ascii="Sylfaen" w:eastAsia="Calibri" w:hAnsi="Sylfaen" w:cs="Sylfaen"/>
          <w:b/>
          <w:bCs/>
        </w:rPr>
        <w:t>აზომვითი</w:t>
      </w:r>
      <w:r w:rsidR="009B4C31" w:rsidRPr="001C53C4">
        <w:rPr>
          <w:rFonts w:ascii="Sylfaen" w:eastAsia="Calibri" w:hAnsi="Sylfaen"/>
          <w:b/>
          <w:bCs/>
        </w:rPr>
        <w:t xml:space="preserve"> </w:t>
      </w:r>
      <w:r w:rsidR="009B4C31" w:rsidRPr="001C53C4">
        <w:rPr>
          <w:rFonts w:ascii="Sylfaen" w:eastAsia="Calibri" w:hAnsi="Sylfaen" w:cs="Sylfaen"/>
          <w:b/>
          <w:bCs/>
        </w:rPr>
        <w:t>სამუშაო</w:t>
      </w:r>
      <w:r w:rsidR="000B6D75" w:rsidRPr="001C53C4">
        <w:rPr>
          <w:rFonts w:ascii="Sylfaen" w:eastAsia="Calibri" w:hAnsi="Sylfaen" w:cs="Sylfaen"/>
          <w:b/>
          <w:bCs/>
        </w:rPr>
        <w:t>ები</w:t>
      </w:r>
      <w:r w:rsidR="009B4C31" w:rsidRPr="001C53C4">
        <w:rPr>
          <w:rFonts w:ascii="Sylfaen" w:eastAsia="Calibri" w:hAnsi="Sylfaen" w:cs="Sylfaen"/>
          <w:b/>
          <w:bCs/>
        </w:rPr>
        <w:t>ს</w:t>
      </w:r>
      <w:r w:rsidR="009B4C31" w:rsidRPr="001C53C4">
        <w:rPr>
          <w:rFonts w:ascii="Sylfaen" w:eastAsia="Calibri" w:hAnsi="Sylfaen"/>
          <w:b/>
          <w:bCs/>
        </w:rPr>
        <w:t xml:space="preserve"> </w:t>
      </w:r>
      <w:r w:rsidR="000B6D75" w:rsidRPr="001C53C4">
        <w:rPr>
          <w:rFonts w:ascii="Sylfaen" w:eastAsia="Calibri" w:hAnsi="Sylfaen" w:cs="Sylfaen"/>
          <w:b/>
          <w:bCs/>
        </w:rPr>
        <w:t>შემსრულებელი</w:t>
      </w:r>
      <w:r w:rsidR="000B6D75" w:rsidRPr="001C53C4">
        <w:rPr>
          <w:rFonts w:ascii="Sylfaen" w:eastAsia="Calibri" w:hAnsi="Sylfaen"/>
          <w:b/>
          <w:bCs/>
        </w:rPr>
        <w:t xml:space="preserve"> </w:t>
      </w:r>
      <w:r w:rsidR="000B6D75" w:rsidRPr="001C53C4">
        <w:rPr>
          <w:rFonts w:ascii="Sylfaen" w:eastAsia="Calibri" w:hAnsi="Sylfaen" w:cs="Sylfaen"/>
          <w:b/>
          <w:bCs/>
        </w:rPr>
        <w:t>პირის</w:t>
      </w:r>
      <w:r w:rsidR="009B4C31" w:rsidRPr="001C53C4">
        <w:rPr>
          <w:rFonts w:ascii="Sylfaen" w:eastAsia="Calibri" w:hAnsi="Sylfaen"/>
          <w:b/>
          <w:bCs/>
        </w:rPr>
        <w:t xml:space="preserve"> </w:t>
      </w:r>
      <w:r w:rsidR="00033C9B" w:rsidRPr="001C53C4">
        <w:rPr>
          <w:rFonts w:ascii="Sylfaen" w:hAnsi="Sylfaen" w:cs="Sylfaen"/>
          <w:b/>
        </w:rPr>
        <w:t>ვალდებულება</w:t>
      </w:r>
    </w:p>
    <w:p w14:paraId="64DE6952" w14:textId="77777777" w:rsidR="00F754BD" w:rsidRPr="009F0EE4" w:rsidRDefault="00FD7705" w:rsidP="001C53C4">
      <w:pPr>
        <w:pStyle w:val="NoSpacing"/>
        <w:spacing w:line="276" w:lineRule="auto"/>
        <w:ind w:firstLine="540"/>
        <w:jc w:val="both"/>
        <w:rPr>
          <w:rFonts w:ascii="Sylfaen" w:hAnsi="Sylfaen"/>
        </w:rPr>
      </w:pPr>
      <w:r w:rsidRPr="009F0EE4">
        <w:rPr>
          <w:rFonts w:ascii="Sylfaen" w:hAnsi="Sylfaen"/>
        </w:rPr>
        <w:t xml:space="preserve">1. </w:t>
      </w:r>
      <w:r w:rsidR="00EB419B" w:rsidRPr="009F0EE4">
        <w:rPr>
          <w:rFonts w:ascii="Sylfaen" w:hAnsi="Sylfaen" w:cs="Sylfaen"/>
        </w:rPr>
        <w:t>შიდა</w:t>
      </w:r>
      <w:r w:rsidR="00EB419B" w:rsidRPr="009F0EE4">
        <w:rPr>
          <w:rFonts w:ascii="Sylfaen" w:hAnsi="Sylfaen"/>
        </w:rPr>
        <w:t xml:space="preserve"> </w:t>
      </w:r>
      <w:r w:rsidR="00EB419B" w:rsidRPr="009F0EE4">
        <w:rPr>
          <w:rFonts w:ascii="Sylfaen" w:hAnsi="Sylfaen" w:cs="Sylfaen"/>
        </w:rPr>
        <w:t>აზომვით</w:t>
      </w:r>
      <w:r w:rsidR="00E50DF3" w:rsidRPr="009F0EE4">
        <w:rPr>
          <w:rFonts w:ascii="Sylfaen" w:hAnsi="Sylfaen" w:cs="Sylfaen"/>
        </w:rPr>
        <w:t>ი</w:t>
      </w:r>
      <w:r w:rsidR="00EB419B" w:rsidRPr="009F0EE4">
        <w:rPr>
          <w:rFonts w:ascii="Sylfaen" w:hAnsi="Sylfaen"/>
        </w:rPr>
        <w:t xml:space="preserve"> </w:t>
      </w:r>
      <w:r w:rsidR="00EB419B" w:rsidRPr="009F0EE4">
        <w:rPr>
          <w:rFonts w:ascii="Sylfaen" w:hAnsi="Sylfaen" w:cs="Sylfaen"/>
        </w:rPr>
        <w:t>ნახაზი</w:t>
      </w:r>
      <w:r w:rsidR="009B4C31" w:rsidRPr="009F0EE4">
        <w:rPr>
          <w:rFonts w:ascii="Sylfaen" w:hAnsi="Sylfaen"/>
        </w:rPr>
        <w:t xml:space="preserve"> </w:t>
      </w:r>
      <w:r w:rsidR="009B4C31" w:rsidRPr="009F0EE4">
        <w:rPr>
          <w:rFonts w:ascii="Sylfaen" w:hAnsi="Sylfaen" w:cs="Sylfaen"/>
        </w:rPr>
        <w:t>არის</w:t>
      </w:r>
      <w:r w:rsidR="009B4C31" w:rsidRPr="009F0EE4">
        <w:rPr>
          <w:rFonts w:ascii="Sylfaen" w:hAnsi="Sylfaen"/>
        </w:rPr>
        <w:t xml:space="preserve"> </w:t>
      </w:r>
      <w:r w:rsidR="00123D00" w:rsidRPr="009F0EE4">
        <w:rPr>
          <w:rFonts w:ascii="Sylfaen" w:hAnsi="Sylfaen" w:cs="Sylfaen"/>
        </w:rPr>
        <w:t>შენობა</w:t>
      </w:r>
      <w:r w:rsidR="00123D00" w:rsidRPr="009F0EE4">
        <w:rPr>
          <w:rFonts w:ascii="Sylfaen" w:hAnsi="Sylfaen"/>
        </w:rPr>
        <w:t>-</w:t>
      </w:r>
      <w:r w:rsidR="00123D00" w:rsidRPr="009F0EE4">
        <w:rPr>
          <w:rFonts w:ascii="Sylfaen" w:hAnsi="Sylfaen" w:cs="Sylfaen"/>
        </w:rPr>
        <w:t>ნაგებობის</w:t>
      </w:r>
      <w:r w:rsidR="00123D00" w:rsidRPr="009F0EE4">
        <w:rPr>
          <w:rFonts w:ascii="Sylfaen" w:hAnsi="Sylfaen"/>
        </w:rPr>
        <w:t>/</w:t>
      </w:r>
      <w:r w:rsidR="00123D00" w:rsidRPr="009F0EE4">
        <w:rPr>
          <w:rFonts w:ascii="Sylfaen" w:hAnsi="Sylfaen" w:cs="Sylfaen"/>
        </w:rPr>
        <w:t>შენობა</w:t>
      </w:r>
      <w:r w:rsidR="00123D00" w:rsidRPr="009F0EE4">
        <w:rPr>
          <w:rFonts w:ascii="Sylfaen" w:hAnsi="Sylfaen"/>
        </w:rPr>
        <w:t>-</w:t>
      </w:r>
      <w:r w:rsidR="00EB419B" w:rsidRPr="009F0EE4">
        <w:rPr>
          <w:rFonts w:ascii="Sylfaen" w:hAnsi="Sylfaen" w:cs="Sylfaen"/>
        </w:rPr>
        <w:t>ნაგებობის</w:t>
      </w:r>
      <w:r w:rsidR="00123D00" w:rsidRPr="009F0EE4">
        <w:rPr>
          <w:rFonts w:ascii="Sylfaen" w:hAnsi="Sylfaen"/>
        </w:rPr>
        <w:t xml:space="preserve"> </w:t>
      </w:r>
      <w:r w:rsidR="00123D00" w:rsidRPr="009F0EE4">
        <w:rPr>
          <w:rFonts w:ascii="Sylfaen" w:hAnsi="Sylfaen" w:cs="Sylfaen"/>
        </w:rPr>
        <w:t>ერთეულის</w:t>
      </w:r>
      <w:r w:rsidR="00EB419B" w:rsidRPr="009F0EE4">
        <w:rPr>
          <w:rFonts w:ascii="Sylfaen" w:hAnsi="Sylfaen"/>
        </w:rPr>
        <w:t xml:space="preserve"> </w:t>
      </w:r>
      <w:r w:rsidR="00EB419B" w:rsidRPr="009F0EE4">
        <w:rPr>
          <w:rFonts w:ascii="Sylfaen" w:hAnsi="Sylfaen" w:cs="Sylfaen"/>
        </w:rPr>
        <w:t>კონფიგურაციის</w:t>
      </w:r>
      <w:r w:rsidR="00EB419B" w:rsidRPr="009F0EE4">
        <w:rPr>
          <w:rFonts w:ascii="Sylfaen" w:hAnsi="Sylfaen"/>
        </w:rPr>
        <w:t xml:space="preserve">, </w:t>
      </w:r>
      <w:r w:rsidR="00EB419B" w:rsidRPr="009F0EE4">
        <w:rPr>
          <w:rFonts w:ascii="Sylfaen" w:hAnsi="Sylfaen" w:cs="Sylfaen"/>
        </w:rPr>
        <w:t>სართულიანობის</w:t>
      </w:r>
      <w:r w:rsidR="009B4C31" w:rsidRPr="009F0EE4">
        <w:rPr>
          <w:rFonts w:ascii="Sylfaen" w:hAnsi="Sylfaen"/>
        </w:rPr>
        <w:t xml:space="preserve">, </w:t>
      </w:r>
      <w:r w:rsidR="009B4C31" w:rsidRPr="009F0EE4">
        <w:rPr>
          <w:rFonts w:ascii="Sylfaen" w:hAnsi="Sylfaen" w:cs="Sylfaen"/>
        </w:rPr>
        <w:t>სამართლებრივი</w:t>
      </w:r>
      <w:r w:rsidR="009B4C31" w:rsidRPr="009F0EE4">
        <w:rPr>
          <w:rFonts w:ascii="Sylfaen" w:hAnsi="Sylfaen"/>
        </w:rPr>
        <w:t xml:space="preserve"> </w:t>
      </w:r>
      <w:r w:rsidR="009B4C31" w:rsidRPr="009F0EE4">
        <w:rPr>
          <w:rFonts w:ascii="Sylfaen" w:hAnsi="Sylfaen" w:cs="Sylfaen"/>
        </w:rPr>
        <w:t>შეზღუდვის</w:t>
      </w:r>
      <w:r w:rsidR="009B4C31" w:rsidRPr="009F0EE4">
        <w:rPr>
          <w:rFonts w:ascii="Sylfaen" w:hAnsi="Sylfaen"/>
        </w:rPr>
        <w:t xml:space="preserve"> </w:t>
      </w:r>
      <w:r w:rsidR="009B4C31" w:rsidRPr="009F0EE4">
        <w:rPr>
          <w:rFonts w:ascii="Sylfaen" w:hAnsi="Sylfaen" w:cs="Sylfaen"/>
        </w:rPr>
        <w:t>ფარგლების</w:t>
      </w:r>
      <w:r w:rsidR="00123D00" w:rsidRPr="009F0EE4">
        <w:rPr>
          <w:rFonts w:ascii="Sylfaen" w:hAnsi="Sylfaen" w:cs="Sylfaen"/>
        </w:rPr>
        <w:t>ა</w:t>
      </w:r>
      <w:r w:rsidR="00123D00" w:rsidRPr="009F0EE4">
        <w:rPr>
          <w:rFonts w:ascii="Sylfaen" w:hAnsi="Sylfaen"/>
        </w:rPr>
        <w:t xml:space="preserve"> </w:t>
      </w:r>
      <w:r w:rsidR="00123D00" w:rsidRPr="009F0EE4">
        <w:rPr>
          <w:rFonts w:ascii="Sylfaen" w:hAnsi="Sylfaen" w:cs="Sylfaen"/>
        </w:rPr>
        <w:t>და</w:t>
      </w:r>
      <w:r w:rsidR="00123D00" w:rsidRPr="009F0EE4">
        <w:rPr>
          <w:rFonts w:ascii="Sylfaen" w:hAnsi="Sylfaen"/>
        </w:rPr>
        <w:t xml:space="preserve"> </w:t>
      </w:r>
      <w:r w:rsidR="00123D00" w:rsidRPr="009F0EE4">
        <w:rPr>
          <w:rFonts w:ascii="Sylfaen" w:hAnsi="Sylfaen" w:cs="Sylfaen"/>
        </w:rPr>
        <w:t>ამ</w:t>
      </w:r>
      <w:r w:rsidR="00123D00" w:rsidRPr="009F0EE4">
        <w:rPr>
          <w:rFonts w:ascii="Sylfaen" w:hAnsi="Sylfaen"/>
        </w:rPr>
        <w:t xml:space="preserve"> </w:t>
      </w:r>
      <w:r w:rsidR="00123D00" w:rsidRPr="009F0EE4">
        <w:rPr>
          <w:rFonts w:ascii="Sylfaen" w:hAnsi="Sylfaen" w:cs="Sylfaen"/>
        </w:rPr>
        <w:t>წესით</w:t>
      </w:r>
      <w:r w:rsidR="00123D00" w:rsidRPr="009F0EE4">
        <w:rPr>
          <w:rFonts w:ascii="Sylfaen" w:hAnsi="Sylfaen"/>
        </w:rPr>
        <w:t xml:space="preserve"> </w:t>
      </w:r>
      <w:r w:rsidR="00123D00" w:rsidRPr="009F0EE4">
        <w:rPr>
          <w:rFonts w:ascii="Sylfaen" w:hAnsi="Sylfaen" w:cs="Sylfaen"/>
        </w:rPr>
        <w:t>გათვალისწინებული</w:t>
      </w:r>
      <w:r w:rsidR="00123D00" w:rsidRPr="009F0EE4">
        <w:rPr>
          <w:rFonts w:ascii="Sylfaen" w:hAnsi="Sylfaen"/>
        </w:rPr>
        <w:t xml:space="preserve"> </w:t>
      </w:r>
      <w:r w:rsidR="00123D00" w:rsidRPr="009F0EE4">
        <w:rPr>
          <w:rFonts w:ascii="Sylfaen" w:hAnsi="Sylfaen" w:cs="Sylfaen"/>
        </w:rPr>
        <w:t>სხვა</w:t>
      </w:r>
      <w:r w:rsidR="00123D00" w:rsidRPr="009F0EE4">
        <w:rPr>
          <w:rFonts w:ascii="Sylfaen" w:hAnsi="Sylfaen"/>
        </w:rPr>
        <w:t xml:space="preserve"> </w:t>
      </w:r>
      <w:r w:rsidR="00123D00" w:rsidRPr="009F0EE4">
        <w:rPr>
          <w:rFonts w:ascii="Sylfaen" w:hAnsi="Sylfaen" w:cs="Sylfaen"/>
        </w:rPr>
        <w:t>მონაცემების</w:t>
      </w:r>
      <w:r w:rsidR="009B4C31" w:rsidRPr="009F0EE4">
        <w:rPr>
          <w:rFonts w:ascii="Sylfaen" w:hAnsi="Sylfaen"/>
        </w:rPr>
        <w:t xml:space="preserve"> </w:t>
      </w:r>
      <w:r w:rsidR="009B4C31" w:rsidRPr="009F0EE4">
        <w:rPr>
          <w:rFonts w:ascii="Sylfaen" w:hAnsi="Sylfaen" w:cs="Sylfaen"/>
        </w:rPr>
        <w:t>გრაფიკულად</w:t>
      </w:r>
      <w:r w:rsidR="009B4C31" w:rsidRPr="009F0EE4">
        <w:rPr>
          <w:rFonts w:ascii="Sylfaen" w:hAnsi="Sylfaen"/>
        </w:rPr>
        <w:t xml:space="preserve"> </w:t>
      </w:r>
      <w:r w:rsidR="009B4C31" w:rsidRPr="009F0EE4">
        <w:rPr>
          <w:rFonts w:ascii="Sylfaen" w:hAnsi="Sylfaen" w:cs="Sylfaen"/>
        </w:rPr>
        <w:t>და</w:t>
      </w:r>
      <w:r w:rsidR="009B4C31" w:rsidRPr="009F0EE4">
        <w:rPr>
          <w:rFonts w:ascii="Sylfaen" w:hAnsi="Sylfaen"/>
        </w:rPr>
        <w:t xml:space="preserve"> </w:t>
      </w:r>
      <w:r w:rsidR="009B4C31" w:rsidRPr="009F0EE4">
        <w:rPr>
          <w:rFonts w:ascii="Sylfaen" w:hAnsi="Sylfaen" w:cs="Sylfaen"/>
        </w:rPr>
        <w:t>ტექსტურად</w:t>
      </w:r>
      <w:r w:rsidR="009B4C31" w:rsidRPr="009F0EE4">
        <w:rPr>
          <w:rFonts w:ascii="Sylfaen" w:hAnsi="Sylfaen"/>
        </w:rPr>
        <w:t xml:space="preserve"> </w:t>
      </w:r>
      <w:r w:rsidR="009B4C31" w:rsidRPr="009F0EE4">
        <w:rPr>
          <w:rFonts w:ascii="Sylfaen" w:hAnsi="Sylfaen" w:cs="Sylfaen"/>
        </w:rPr>
        <w:t>გამოსახული</w:t>
      </w:r>
      <w:r w:rsidR="009B4C31" w:rsidRPr="009F0EE4">
        <w:rPr>
          <w:rFonts w:ascii="Sylfaen" w:hAnsi="Sylfaen"/>
        </w:rPr>
        <w:t xml:space="preserve"> </w:t>
      </w:r>
      <w:r w:rsidR="009B4C31" w:rsidRPr="009F0EE4">
        <w:rPr>
          <w:rFonts w:ascii="Sylfaen" w:hAnsi="Sylfaen" w:cs="Sylfaen"/>
        </w:rPr>
        <w:t>ზუსტი</w:t>
      </w:r>
      <w:r w:rsidR="009B4C31" w:rsidRPr="009F0EE4">
        <w:rPr>
          <w:rFonts w:ascii="Sylfaen" w:hAnsi="Sylfaen"/>
        </w:rPr>
        <w:t xml:space="preserve"> </w:t>
      </w:r>
      <w:r w:rsidR="009B4C31" w:rsidRPr="009F0EE4">
        <w:rPr>
          <w:rFonts w:ascii="Sylfaen" w:hAnsi="Sylfaen" w:cs="Sylfaen"/>
        </w:rPr>
        <w:t>ინფორმაცი</w:t>
      </w:r>
      <w:r w:rsidR="004816AE" w:rsidRPr="009F0EE4">
        <w:rPr>
          <w:rFonts w:ascii="Sylfaen" w:hAnsi="Sylfaen" w:cs="Sylfaen"/>
        </w:rPr>
        <w:t>ის</w:t>
      </w:r>
      <w:r w:rsidR="004816AE" w:rsidRPr="009F0EE4">
        <w:rPr>
          <w:rFonts w:ascii="Sylfaen" w:hAnsi="Sylfaen"/>
        </w:rPr>
        <w:t xml:space="preserve"> </w:t>
      </w:r>
      <w:r w:rsidR="004816AE" w:rsidRPr="009F0EE4">
        <w:rPr>
          <w:rFonts w:ascii="Sylfaen" w:hAnsi="Sylfaen" w:cs="Sylfaen"/>
        </w:rPr>
        <w:t>ამსახველი</w:t>
      </w:r>
      <w:r w:rsidR="004816AE" w:rsidRPr="009F0EE4">
        <w:rPr>
          <w:rFonts w:ascii="Sylfaen" w:hAnsi="Sylfaen"/>
        </w:rPr>
        <w:t xml:space="preserve"> </w:t>
      </w:r>
      <w:r w:rsidR="004816AE" w:rsidRPr="009F0EE4">
        <w:rPr>
          <w:rFonts w:ascii="Sylfaen" w:hAnsi="Sylfaen" w:cs="Sylfaen"/>
        </w:rPr>
        <w:t>დოკუმენტი</w:t>
      </w:r>
      <w:r w:rsidR="009B4C31" w:rsidRPr="009F0EE4">
        <w:rPr>
          <w:rFonts w:ascii="Sylfaen" w:hAnsi="Sylfaen"/>
        </w:rPr>
        <w:t>.</w:t>
      </w:r>
      <w:r w:rsidR="00A46E1C" w:rsidRPr="009F0EE4">
        <w:rPr>
          <w:rFonts w:ascii="Sylfaen" w:hAnsi="Sylfaen"/>
        </w:rPr>
        <w:t xml:space="preserve"> </w:t>
      </w:r>
    </w:p>
    <w:p w14:paraId="437B596A" w14:textId="77777777" w:rsidR="00F754BD" w:rsidRPr="009F0EE4" w:rsidRDefault="00FD7705" w:rsidP="001C53C4">
      <w:pPr>
        <w:pStyle w:val="NoSpacing"/>
        <w:spacing w:line="276" w:lineRule="auto"/>
        <w:ind w:firstLine="540"/>
        <w:jc w:val="both"/>
        <w:rPr>
          <w:rFonts w:ascii="Sylfaen" w:hAnsi="Sylfaen"/>
        </w:rPr>
      </w:pPr>
      <w:r w:rsidRPr="009F0EE4">
        <w:rPr>
          <w:rFonts w:ascii="Sylfaen" w:hAnsi="Sylfaen"/>
        </w:rPr>
        <w:t xml:space="preserve">2. </w:t>
      </w:r>
      <w:r w:rsidR="00F754BD" w:rsidRPr="009F0EE4">
        <w:rPr>
          <w:rFonts w:ascii="Sylfaen" w:hAnsi="Sylfaen" w:cs="Sylfaen"/>
        </w:rPr>
        <w:t>ამ</w:t>
      </w:r>
      <w:r w:rsidR="00F754BD" w:rsidRPr="009F0EE4">
        <w:rPr>
          <w:rFonts w:ascii="Sylfaen" w:hAnsi="Sylfaen"/>
        </w:rPr>
        <w:t xml:space="preserve"> </w:t>
      </w:r>
      <w:r w:rsidR="00F754BD" w:rsidRPr="009F0EE4">
        <w:rPr>
          <w:rFonts w:ascii="Sylfaen" w:hAnsi="Sylfaen" w:cs="Sylfaen"/>
        </w:rPr>
        <w:t>წესის</w:t>
      </w:r>
      <w:r w:rsidR="00F754BD" w:rsidRPr="009F0EE4">
        <w:rPr>
          <w:rFonts w:ascii="Sylfaen" w:hAnsi="Sylfaen"/>
        </w:rPr>
        <w:t xml:space="preserve"> </w:t>
      </w:r>
      <w:r w:rsidR="00F754BD" w:rsidRPr="009F0EE4">
        <w:rPr>
          <w:rFonts w:ascii="Sylfaen" w:hAnsi="Sylfaen" w:cs="Sylfaen"/>
        </w:rPr>
        <w:t>შესაბამისად</w:t>
      </w:r>
      <w:r w:rsidR="00F754BD" w:rsidRPr="009F0EE4">
        <w:rPr>
          <w:rFonts w:ascii="Sylfaen" w:hAnsi="Sylfaen"/>
        </w:rPr>
        <w:t xml:space="preserve"> </w:t>
      </w:r>
      <w:r w:rsidR="00F754BD" w:rsidRPr="009F0EE4">
        <w:rPr>
          <w:rFonts w:ascii="Sylfaen" w:hAnsi="Sylfaen" w:cs="Sylfaen"/>
        </w:rPr>
        <w:t>შიდა</w:t>
      </w:r>
      <w:r w:rsidR="00F754BD" w:rsidRPr="009F0EE4">
        <w:rPr>
          <w:rFonts w:ascii="Sylfaen" w:hAnsi="Sylfaen"/>
        </w:rPr>
        <w:t xml:space="preserve"> </w:t>
      </w:r>
      <w:r w:rsidR="00F754BD" w:rsidRPr="009F0EE4">
        <w:rPr>
          <w:rFonts w:ascii="Sylfaen" w:hAnsi="Sylfaen" w:cs="Sylfaen"/>
        </w:rPr>
        <w:t>აზომვითი</w:t>
      </w:r>
      <w:r w:rsidR="00F754BD" w:rsidRPr="009F0EE4">
        <w:rPr>
          <w:rFonts w:ascii="Sylfaen" w:hAnsi="Sylfaen"/>
        </w:rPr>
        <w:t xml:space="preserve"> </w:t>
      </w:r>
      <w:r w:rsidR="00F754BD" w:rsidRPr="009F0EE4">
        <w:rPr>
          <w:rFonts w:ascii="Sylfaen" w:hAnsi="Sylfaen" w:cs="Sylfaen"/>
        </w:rPr>
        <w:t>ნახაზი</w:t>
      </w:r>
      <w:r w:rsidR="00F754BD" w:rsidRPr="009F0EE4">
        <w:rPr>
          <w:rFonts w:ascii="Sylfaen" w:hAnsi="Sylfaen"/>
        </w:rPr>
        <w:t xml:space="preserve"> </w:t>
      </w:r>
      <w:r w:rsidR="00F754BD" w:rsidRPr="009F0EE4">
        <w:rPr>
          <w:rFonts w:ascii="Sylfaen" w:hAnsi="Sylfaen" w:cs="Sylfaen"/>
        </w:rPr>
        <w:t>მზადდება</w:t>
      </w:r>
      <w:r w:rsidR="00F754BD" w:rsidRPr="009F0EE4">
        <w:rPr>
          <w:rFonts w:ascii="Sylfaen" w:hAnsi="Sylfaen"/>
        </w:rPr>
        <w:t xml:space="preserve"> </w:t>
      </w:r>
      <w:r w:rsidR="00F754BD" w:rsidRPr="009F0EE4">
        <w:rPr>
          <w:rFonts w:ascii="Sylfaen" w:hAnsi="Sylfaen" w:cs="Sylfaen"/>
        </w:rPr>
        <w:t>ისეთ</w:t>
      </w:r>
      <w:r w:rsidR="00F754BD" w:rsidRPr="009F0EE4">
        <w:rPr>
          <w:rFonts w:ascii="Sylfaen" w:hAnsi="Sylfaen"/>
        </w:rPr>
        <w:t xml:space="preserve"> </w:t>
      </w:r>
      <w:r w:rsidR="00F754BD" w:rsidRPr="009F0EE4">
        <w:rPr>
          <w:rFonts w:ascii="Sylfaen" w:hAnsi="Sylfaen" w:cs="Sylfaen"/>
        </w:rPr>
        <w:t>შენობა</w:t>
      </w:r>
      <w:r w:rsidR="00F754BD" w:rsidRPr="009F0EE4">
        <w:rPr>
          <w:rFonts w:ascii="Sylfaen" w:hAnsi="Sylfaen"/>
        </w:rPr>
        <w:t>-</w:t>
      </w:r>
      <w:r w:rsidR="00F754BD" w:rsidRPr="009F0EE4">
        <w:rPr>
          <w:rFonts w:ascii="Sylfaen" w:hAnsi="Sylfaen" w:cs="Sylfaen"/>
        </w:rPr>
        <w:t>ნაგებობაზე</w:t>
      </w:r>
      <w:r w:rsidR="00F754BD" w:rsidRPr="009F0EE4">
        <w:rPr>
          <w:rFonts w:ascii="Sylfaen" w:hAnsi="Sylfaen"/>
        </w:rPr>
        <w:t>/</w:t>
      </w:r>
      <w:r w:rsidR="00F754BD" w:rsidRPr="009F0EE4">
        <w:rPr>
          <w:rFonts w:ascii="Sylfaen" w:hAnsi="Sylfaen" w:cs="Sylfaen"/>
        </w:rPr>
        <w:t>შენობა</w:t>
      </w:r>
      <w:r w:rsidR="00F754BD" w:rsidRPr="009F0EE4">
        <w:rPr>
          <w:rFonts w:ascii="Sylfaen" w:hAnsi="Sylfaen"/>
        </w:rPr>
        <w:t>-</w:t>
      </w:r>
      <w:r w:rsidR="00F754BD" w:rsidRPr="009F0EE4">
        <w:rPr>
          <w:rFonts w:ascii="Sylfaen" w:hAnsi="Sylfaen" w:cs="Sylfaen"/>
        </w:rPr>
        <w:t>ნაგებობის</w:t>
      </w:r>
      <w:r w:rsidR="00F754BD" w:rsidRPr="009F0EE4">
        <w:rPr>
          <w:rFonts w:ascii="Sylfaen" w:hAnsi="Sylfaen"/>
        </w:rPr>
        <w:t xml:space="preserve"> </w:t>
      </w:r>
      <w:r w:rsidR="00F754BD" w:rsidRPr="009F0EE4">
        <w:rPr>
          <w:rFonts w:ascii="Sylfaen" w:hAnsi="Sylfaen" w:cs="Sylfaen"/>
        </w:rPr>
        <w:t>ერთეულზე</w:t>
      </w:r>
      <w:r w:rsidR="00F754BD" w:rsidRPr="009F0EE4">
        <w:rPr>
          <w:rFonts w:ascii="Sylfaen" w:hAnsi="Sylfaen"/>
        </w:rPr>
        <w:t xml:space="preserve">, </w:t>
      </w:r>
      <w:r w:rsidR="00F754BD" w:rsidRPr="009F0EE4">
        <w:rPr>
          <w:rFonts w:ascii="Sylfaen" w:hAnsi="Sylfaen" w:cs="Sylfaen"/>
        </w:rPr>
        <w:t>რომელიც</w:t>
      </w:r>
      <w:r w:rsidR="00F754BD" w:rsidRPr="009F0EE4">
        <w:rPr>
          <w:rFonts w:ascii="Sylfaen" w:hAnsi="Sylfaen"/>
        </w:rPr>
        <w:t xml:space="preserve"> </w:t>
      </w:r>
      <w:r w:rsidR="00F754BD" w:rsidRPr="009F0EE4">
        <w:rPr>
          <w:rFonts w:ascii="Sylfaen" w:hAnsi="Sylfaen" w:cs="Sylfaen"/>
        </w:rPr>
        <w:t>არის</w:t>
      </w:r>
      <w:r w:rsidR="00F754BD" w:rsidRPr="009F0EE4">
        <w:rPr>
          <w:rFonts w:ascii="Sylfaen" w:hAnsi="Sylfaen"/>
        </w:rPr>
        <w:t xml:space="preserve"> </w:t>
      </w:r>
      <w:r w:rsidR="00957106" w:rsidRPr="009F0EE4">
        <w:rPr>
          <w:rFonts w:ascii="Sylfaen" w:hAnsi="Sylfaen" w:cs="Sylfaen"/>
        </w:rPr>
        <w:t>სამშენებლო</w:t>
      </w:r>
      <w:r w:rsidR="00957106" w:rsidRPr="009F0EE4">
        <w:rPr>
          <w:rFonts w:ascii="Sylfaen" w:hAnsi="Sylfaen"/>
        </w:rPr>
        <w:t xml:space="preserve"> </w:t>
      </w:r>
      <w:r w:rsidR="00957106" w:rsidRPr="009F0EE4">
        <w:rPr>
          <w:rFonts w:ascii="Sylfaen" w:hAnsi="Sylfaen" w:cs="Sylfaen"/>
        </w:rPr>
        <w:t>მასალებისა</w:t>
      </w:r>
      <w:r w:rsidR="00957106" w:rsidRPr="009F0EE4">
        <w:rPr>
          <w:rFonts w:ascii="Sylfaen" w:hAnsi="Sylfaen"/>
        </w:rPr>
        <w:t xml:space="preserve"> </w:t>
      </w:r>
      <w:r w:rsidR="00957106" w:rsidRPr="009F0EE4">
        <w:rPr>
          <w:rFonts w:ascii="Sylfaen" w:hAnsi="Sylfaen" w:cs="Sylfaen"/>
        </w:rPr>
        <w:t>და</w:t>
      </w:r>
      <w:r w:rsidR="00957106" w:rsidRPr="009F0EE4">
        <w:rPr>
          <w:rFonts w:ascii="Sylfaen" w:hAnsi="Sylfaen"/>
        </w:rPr>
        <w:t xml:space="preserve"> </w:t>
      </w:r>
      <w:r w:rsidR="00957106" w:rsidRPr="009F0EE4">
        <w:rPr>
          <w:rFonts w:ascii="Sylfaen" w:hAnsi="Sylfaen" w:cs="Sylfaen"/>
        </w:rPr>
        <w:t>ნაკეთობებისგან</w:t>
      </w:r>
      <w:r w:rsidR="00957106" w:rsidRPr="009F0EE4">
        <w:rPr>
          <w:rFonts w:ascii="Sylfaen" w:hAnsi="Sylfaen"/>
        </w:rPr>
        <w:t xml:space="preserve"> </w:t>
      </w:r>
      <w:r w:rsidR="00957106" w:rsidRPr="009F0EE4">
        <w:rPr>
          <w:rFonts w:ascii="Sylfaen" w:hAnsi="Sylfaen" w:cs="Sylfaen"/>
        </w:rPr>
        <w:t>შექმნილი</w:t>
      </w:r>
      <w:r w:rsidR="00957106" w:rsidRPr="009F0EE4">
        <w:rPr>
          <w:rFonts w:ascii="Sylfaen" w:hAnsi="Sylfaen"/>
        </w:rPr>
        <w:t xml:space="preserve"> </w:t>
      </w:r>
      <w:r w:rsidR="00957106" w:rsidRPr="009F0EE4">
        <w:rPr>
          <w:rFonts w:ascii="Sylfaen" w:hAnsi="Sylfaen" w:cs="Sylfaen"/>
        </w:rPr>
        <w:t>კონსტრუქციული</w:t>
      </w:r>
      <w:r w:rsidR="00957106" w:rsidRPr="009F0EE4">
        <w:rPr>
          <w:rFonts w:ascii="Sylfaen" w:hAnsi="Sylfaen"/>
        </w:rPr>
        <w:t xml:space="preserve"> </w:t>
      </w:r>
      <w:r w:rsidR="00957106" w:rsidRPr="009F0EE4">
        <w:rPr>
          <w:rFonts w:ascii="Sylfaen" w:hAnsi="Sylfaen" w:cs="Sylfaen"/>
        </w:rPr>
        <w:t>სისტემა</w:t>
      </w:r>
      <w:r w:rsidR="00957106" w:rsidRPr="009F0EE4">
        <w:rPr>
          <w:rFonts w:ascii="Sylfaen" w:hAnsi="Sylfaen"/>
        </w:rPr>
        <w:t xml:space="preserve">, </w:t>
      </w:r>
      <w:r w:rsidR="00957106" w:rsidRPr="009F0EE4">
        <w:rPr>
          <w:rFonts w:ascii="Sylfaen" w:hAnsi="Sylfaen" w:cs="Sylfaen"/>
        </w:rPr>
        <w:t>სივრცე</w:t>
      </w:r>
      <w:r w:rsidR="00957106" w:rsidRPr="009F0EE4">
        <w:rPr>
          <w:rFonts w:ascii="Sylfaen" w:hAnsi="Sylfaen"/>
        </w:rPr>
        <w:t xml:space="preserve">, </w:t>
      </w:r>
      <w:r w:rsidR="00957106" w:rsidRPr="009F0EE4">
        <w:rPr>
          <w:rFonts w:ascii="Sylfaen" w:hAnsi="Sylfaen" w:cs="Sylfaen"/>
        </w:rPr>
        <w:t>რომელიც</w:t>
      </w:r>
      <w:r w:rsidR="00957106" w:rsidRPr="009F0EE4">
        <w:rPr>
          <w:rFonts w:ascii="Sylfaen" w:hAnsi="Sylfaen"/>
        </w:rPr>
        <w:t xml:space="preserve"> </w:t>
      </w:r>
      <w:r w:rsidR="00957106" w:rsidRPr="009F0EE4">
        <w:rPr>
          <w:rFonts w:ascii="Sylfaen" w:hAnsi="Sylfaen" w:cs="Sylfaen"/>
        </w:rPr>
        <w:t>გრუნტთან</w:t>
      </w:r>
      <w:r w:rsidR="00957106" w:rsidRPr="009F0EE4">
        <w:rPr>
          <w:rFonts w:ascii="Sylfaen" w:hAnsi="Sylfaen"/>
        </w:rPr>
        <w:t xml:space="preserve"> </w:t>
      </w:r>
      <w:r w:rsidR="00957106" w:rsidRPr="009F0EE4">
        <w:rPr>
          <w:rFonts w:ascii="Sylfaen" w:hAnsi="Sylfaen" w:cs="Sylfaen"/>
        </w:rPr>
        <w:t>უძრავადაა</w:t>
      </w:r>
      <w:r w:rsidR="00957106" w:rsidRPr="009F0EE4">
        <w:rPr>
          <w:rFonts w:ascii="Sylfaen" w:hAnsi="Sylfaen"/>
        </w:rPr>
        <w:t xml:space="preserve"> </w:t>
      </w:r>
      <w:r w:rsidR="00957106" w:rsidRPr="009F0EE4">
        <w:rPr>
          <w:rFonts w:ascii="Sylfaen" w:hAnsi="Sylfaen" w:cs="Sylfaen"/>
        </w:rPr>
        <w:t>დაკავშირებული</w:t>
      </w:r>
      <w:r w:rsidR="00957106" w:rsidRPr="009F0EE4">
        <w:rPr>
          <w:rFonts w:ascii="Sylfaen" w:hAnsi="Sylfaen"/>
        </w:rPr>
        <w:t xml:space="preserve"> </w:t>
      </w:r>
      <w:r w:rsidR="00957106" w:rsidRPr="009F0EE4">
        <w:rPr>
          <w:rFonts w:ascii="Sylfaen" w:hAnsi="Sylfaen" w:cs="Sylfaen"/>
        </w:rPr>
        <w:t>და</w:t>
      </w:r>
      <w:r w:rsidR="00957106" w:rsidRPr="009F0EE4">
        <w:rPr>
          <w:rFonts w:ascii="Sylfaen" w:hAnsi="Sylfaen"/>
        </w:rPr>
        <w:t xml:space="preserve"> </w:t>
      </w:r>
      <w:r w:rsidR="00957106" w:rsidRPr="009F0EE4">
        <w:rPr>
          <w:rFonts w:ascii="Sylfaen" w:hAnsi="Sylfaen" w:cs="Sylfaen"/>
        </w:rPr>
        <w:t>კედლებით</w:t>
      </w:r>
      <w:r w:rsidR="00957106" w:rsidRPr="009F0EE4">
        <w:rPr>
          <w:rFonts w:ascii="Sylfaen" w:hAnsi="Sylfaen"/>
        </w:rPr>
        <w:t xml:space="preserve"> </w:t>
      </w:r>
      <w:r w:rsidR="00957106" w:rsidRPr="009F0EE4">
        <w:rPr>
          <w:rFonts w:ascii="Sylfaen" w:hAnsi="Sylfaen" w:cs="Sylfaen"/>
        </w:rPr>
        <w:t>ან</w:t>
      </w:r>
      <w:r w:rsidR="00957106" w:rsidRPr="009F0EE4">
        <w:rPr>
          <w:rFonts w:ascii="Sylfaen" w:hAnsi="Sylfaen"/>
        </w:rPr>
        <w:t>/</w:t>
      </w:r>
      <w:r w:rsidR="00957106" w:rsidRPr="009F0EE4">
        <w:rPr>
          <w:rFonts w:ascii="Sylfaen" w:hAnsi="Sylfaen" w:cs="Sylfaen"/>
        </w:rPr>
        <w:t>და</w:t>
      </w:r>
      <w:r w:rsidR="00957106" w:rsidRPr="009F0EE4">
        <w:rPr>
          <w:rFonts w:ascii="Sylfaen" w:hAnsi="Sylfaen"/>
        </w:rPr>
        <w:t xml:space="preserve"> </w:t>
      </w:r>
      <w:r w:rsidR="00957106" w:rsidRPr="009F0EE4">
        <w:rPr>
          <w:rFonts w:ascii="Sylfaen" w:hAnsi="Sylfaen" w:cs="Sylfaen"/>
        </w:rPr>
        <w:t>სხვა</w:t>
      </w:r>
      <w:r w:rsidR="00957106" w:rsidRPr="009F0EE4">
        <w:rPr>
          <w:rFonts w:ascii="Sylfaen" w:hAnsi="Sylfaen"/>
        </w:rPr>
        <w:t xml:space="preserve"> </w:t>
      </w:r>
      <w:r w:rsidR="00957106" w:rsidRPr="009F0EE4">
        <w:rPr>
          <w:rFonts w:ascii="Sylfaen" w:hAnsi="Sylfaen" w:cs="Sylfaen"/>
        </w:rPr>
        <w:t>შემომზღუდავი</w:t>
      </w:r>
      <w:r w:rsidR="00957106" w:rsidRPr="009F0EE4">
        <w:rPr>
          <w:rFonts w:ascii="Sylfaen" w:hAnsi="Sylfaen"/>
        </w:rPr>
        <w:t xml:space="preserve"> </w:t>
      </w:r>
      <w:r w:rsidR="00957106" w:rsidRPr="009F0EE4">
        <w:rPr>
          <w:rFonts w:ascii="Sylfaen" w:hAnsi="Sylfaen" w:cs="Sylfaen"/>
        </w:rPr>
        <w:t>კონსტრუქციებით</w:t>
      </w:r>
      <w:r w:rsidR="00957106" w:rsidRPr="009F0EE4">
        <w:rPr>
          <w:rFonts w:ascii="Sylfaen" w:hAnsi="Sylfaen"/>
        </w:rPr>
        <w:t xml:space="preserve"> </w:t>
      </w:r>
      <w:r w:rsidR="00957106" w:rsidRPr="009F0EE4">
        <w:rPr>
          <w:rFonts w:ascii="Sylfaen" w:hAnsi="Sylfaen" w:cs="Sylfaen"/>
        </w:rPr>
        <w:t>არის</w:t>
      </w:r>
      <w:r w:rsidR="00957106" w:rsidRPr="009F0EE4">
        <w:rPr>
          <w:rFonts w:ascii="Sylfaen" w:hAnsi="Sylfaen"/>
        </w:rPr>
        <w:t xml:space="preserve"> </w:t>
      </w:r>
      <w:r w:rsidR="00957106" w:rsidRPr="009F0EE4">
        <w:rPr>
          <w:rFonts w:ascii="Sylfaen" w:hAnsi="Sylfaen" w:cs="Sylfaen"/>
        </w:rPr>
        <w:t>შემოსაზღვრული</w:t>
      </w:r>
      <w:r w:rsidR="00957106" w:rsidRPr="009F0EE4">
        <w:rPr>
          <w:rFonts w:ascii="Sylfaen" w:hAnsi="Sylfaen"/>
        </w:rPr>
        <w:t xml:space="preserve">. </w:t>
      </w:r>
      <w:r w:rsidR="00957106" w:rsidRPr="009F0EE4">
        <w:rPr>
          <w:rFonts w:ascii="Sylfaen" w:hAnsi="Sylfaen" w:cs="Sylfaen"/>
        </w:rPr>
        <w:t>შენობა</w:t>
      </w:r>
      <w:r w:rsidR="00957106" w:rsidRPr="009F0EE4">
        <w:rPr>
          <w:rFonts w:ascii="Sylfaen" w:hAnsi="Sylfaen"/>
        </w:rPr>
        <w:t xml:space="preserve"> </w:t>
      </w:r>
      <w:r w:rsidR="00957106" w:rsidRPr="009F0EE4">
        <w:rPr>
          <w:rFonts w:ascii="Sylfaen" w:hAnsi="Sylfaen" w:cs="Sylfaen"/>
        </w:rPr>
        <w:t>უნდა</w:t>
      </w:r>
      <w:r w:rsidR="00957106" w:rsidRPr="009F0EE4">
        <w:rPr>
          <w:rFonts w:ascii="Sylfaen" w:hAnsi="Sylfaen"/>
        </w:rPr>
        <w:t xml:space="preserve"> </w:t>
      </w:r>
      <w:r w:rsidR="00957106" w:rsidRPr="009F0EE4">
        <w:rPr>
          <w:rFonts w:ascii="Sylfaen" w:hAnsi="Sylfaen" w:cs="Sylfaen"/>
        </w:rPr>
        <w:t>ქმნიდეს</w:t>
      </w:r>
      <w:r w:rsidR="00957106" w:rsidRPr="009F0EE4">
        <w:rPr>
          <w:rFonts w:ascii="Sylfaen" w:hAnsi="Sylfaen"/>
        </w:rPr>
        <w:t xml:space="preserve"> </w:t>
      </w:r>
      <w:r w:rsidR="00957106" w:rsidRPr="009F0EE4">
        <w:rPr>
          <w:rFonts w:ascii="Sylfaen" w:hAnsi="Sylfaen" w:cs="Sylfaen"/>
        </w:rPr>
        <w:t>გადახურულ</w:t>
      </w:r>
      <w:r w:rsidR="00957106" w:rsidRPr="009F0EE4">
        <w:rPr>
          <w:rFonts w:ascii="Sylfaen" w:hAnsi="Sylfaen"/>
        </w:rPr>
        <w:t xml:space="preserve"> </w:t>
      </w:r>
      <w:r w:rsidR="00957106" w:rsidRPr="009F0EE4">
        <w:rPr>
          <w:rFonts w:ascii="Sylfaen" w:hAnsi="Sylfaen" w:cs="Sylfaen"/>
        </w:rPr>
        <w:t>სივრცეს</w:t>
      </w:r>
      <w:r w:rsidR="00957106" w:rsidRPr="009F0EE4">
        <w:rPr>
          <w:rFonts w:ascii="Sylfaen" w:hAnsi="Sylfaen"/>
        </w:rPr>
        <w:t xml:space="preserve">, </w:t>
      </w:r>
      <w:r w:rsidR="00957106" w:rsidRPr="009F0EE4">
        <w:rPr>
          <w:rFonts w:ascii="Sylfaen" w:hAnsi="Sylfaen" w:cs="Sylfaen"/>
        </w:rPr>
        <w:t>ხოლო</w:t>
      </w:r>
      <w:r w:rsidR="00957106" w:rsidRPr="009F0EE4">
        <w:rPr>
          <w:rFonts w:ascii="Sylfaen" w:hAnsi="Sylfaen"/>
        </w:rPr>
        <w:t xml:space="preserve"> </w:t>
      </w:r>
      <w:r w:rsidR="00957106" w:rsidRPr="009F0EE4">
        <w:rPr>
          <w:rFonts w:ascii="Sylfaen" w:hAnsi="Sylfaen" w:cs="Sylfaen"/>
        </w:rPr>
        <w:t>ნაგებობა</w:t>
      </w:r>
      <w:r w:rsidR="00957106" w:rsidRPr="009F0EE4">
        <w:rPr>
          <w:rFonts w:ascii="Sylfaen" w:hAnsi="Sylfaen"/>
        </w:rPr>
        <w:t xml:space="preserve"> </w:t>
      </w:r>
      <w:r w:rsidR="00957106" w:rsidRPr="009F0EE4">
        <w:rPr>
          <w:rFonts w:ascii="Sylfaen" w:hAnsi="Sylfaen" w:cs="Sylfaen"/>
        </w:rPr>
        <w:t>შეიძლება</w:t>
      </w:r>
      <w:r w:rsidR="00957106" w:rsidRPr="009F0EE4">
        <w:rPr>
          <w:rFonts w:ascii="Sylfaen" w:hAnsi="Sylfaen"/>
        </w:rPr>
        <w:t xml:space="preserve"> </w:t>
      </w:r>
      <w:r w:rsidR="00957106" w:rsidRPr="009F0EE4">
        <w:rPr>
          <w:rFonts w:ascii="Sylfaen" w:hAnsi="Sylfaen" w:cs="Sylfaen"/>
        </w:rPr>
        <w:t>იყოს</w:t>
      </w:r>
      <w:r w:rsidR="00957106" w:rsidRPr="009F0EE4">
        <w:rPr>
          <w:rFonts w:ascii="Sylfaen" w:hAnsi="Sylfaen"/>
        </w:rPr>
        <w:t xml:space="preserve"> </w:t>
      </w:r>
      <w:r w:rsidR="00957106" w:rsidRPr="009F0EE4">
        <w:rPr>
          <w:rFonts w:ascii="Sylfaen" w:hAnsi="Sylfaen" w:cs="Sylfaen"/>
        </w:rPr>
        <w:t>გადახურული</w:t>
      </w:r>
      <w:r w:rsidR="00957106" w:rsidRPr="009F0EE4">
        <w:rPr>
          <w:rFonts w:ascii="Sylfaen" w:hAnsi="Sylfaen"/>
        </w:rPr>
        <w:t xml:space="preserve"> </w:t>
      </w:r>
      <w:r w:rsidR="00957106" w:rsidRPr="009F0EE4">
        <w:rPr>
          <w:rFonts w:ascii="Sylfaen" w:hAnsi="Sylfaen" w:cs="Sylfaen"/>
        </w:rPr>
        <w:t>ან</w:t>
      </w:r>
      <w:r w:rsidR="00957106" w:rsidRPr="009F0EE4">
        <w:rPr>
          <w:rFonts w:ascii="Sylfaen" w:hAnsi="Sylfaen"/>
        </w:rPr>
        <w:t xml:space="preserve"> </w:t>
      </w:r>
      <w:r w:rsidR="00957106" w:rsidRPr="009F0EE4">
        <w:rPr>
          <w:rFonts w:ascii="Sylfaen" w:hAnsi="Sylfaen" w:cs="Sylfaen"/>
        </w:rPr>
        <w:t>გადახურვის</w:t>
      </w:r>
      <w:r w:rsidR="00957106" w:rsidRPr="009F0EE4">
        <w:rPr>
          <w:rFonts w:ascii="Sylfaen" w:hAnsi="Sylfaen"/>
        </w:rPr>
        <w:t xml:space="preserve"> </w:t>
      </w:r>
      <w:r w:rsidR="00957106" w:rsidRPr="009F0EE4">
        <w:rPr>
          <w:rFonts w:ascii="Sylfaen" w:hAnsi="Sylfaen" w:cs="Sylfaen"/>
        </w:rPr>
        <w:t>გარეშე</w:t>
      </w:r>
      <w:r w:rsidR="00957106" w:rsidRPr="009F0EE4">
        <w:rPr>
          <w:rFonts w:ascii="Sylfaen" w:hAnsi="Sylfaen"/>
        </w:rPr>
        <w:t xml:space="preserve">. </w:t>
      </w:r>
      <w:r w:rsidR="00957106" w:rsidRPr="009F0EE4">
        <w:rPr>
          <w:rFonts w:ascii="Sylfaen" w:hAnsi="Sylfaen" w:cs="Sylfaen"/>
        </w:rPr>
        <w:t>რეგისტრაციის</w:t>
      </w:r>
      <w:r w:rsidR="00957106" w:rsidRPr="009F0EE4">
        <w:rPr>
          <w:rFonts w:ascii="Sylfaen" w:hAnsi="Sylfaen"/>
        </w:rPr>
        <w:t xml:space="preserve"> </w:t>
      </w:r>
      <w:r w:rsidR="00957106" w:rsidRPr="009F0EE4">
        <w:rPr>
          <w:rFonts w:ascii="Sylfaen" w:hAnsi="Sylfaen" w:cs="Sylfaen"/>
        </w:rPr>
        <w:t>მიზნებისთვის</w:t>
      </w:r>
      <w:r w:rsidR="00957106" w:rsidRPr="009F0EE4">
        <w:rPr>
          <w:rFonts w:ascii="Sylfaen" w:hAnsi="Sylfaen"/>
        </w:rPr>
        <w:t xml:space="preserve"> </w:t>
      </w:r>
      <w:r w:rsidR="00957106" w:rsidRPr="009F0EE4">
        <w:rPr>
          <w:rFonts w:ascii="Sylfaen" w:hAnsi="Sylfaen" w:cs="Sylfaen"/>
        </w:rPr>
        <w:t>შენობა</w:t>
      </w:r>
      <w:r w:rsidR="00957106" w:rsidRPr="009F0EE4">
        <w:rPr>
          <w:rFonts w:ascii="Sylfaen" w:hAnsi="Sylfaen"/>
        </w:rPr>
        <w:t>-</w:t>
      </w:r>
      <w:r w:rsidR="00957106" w:rsidRPr="009F0EE4">
        <w:rPr>
          <w:rFonts w:ascii="Sylfaen" w:hAnsi="Sylfaen" w:cs="Sylfaen"/>
        </w:rPr>
        <w:t>ნაგებობა</w:t>
      </w:r>
      <w:r w:rsidR="00957106" w:rsidRPr="009F0EE4">
        <w:rPr>
          <w:rFonts w:ascii="Sylfaen" w:hAnsi="Sylfaen"/>
        </w:rPr>
        <w:t xml:space="preserve"> </w:t>
      </w:r>
      <w:r w:rsidR="00957106" w:rsidRPr="009F0EE4">
        <w:rPr>
          <w:rFonts w:ascii="Sylfaen" w:hAnsi="Sylfaen" w:cs="Sylfaen"/>
        </w:rPr>
        <w:t>შეიძლება</w:t>
      </w:r>
      <w:r w:rsidR="00957106" w:rsidRPr="009F0EE4">
        <w:rPr>
          <w:rFonts w:ascii="Sylfaen" w:hAnsi="Sylfaen"/>
        </w:rPr>
        <w:t xml:space="preserve"> </w:t>
      </w:r>
      <w:r w:rsidR="00957106" w:rsidRPr="009F0EE4">
        <w:rPr>
          <w:rFonts w:ascii="Sylfaen" w:hAnsi="Sylfaen" w:cs="Sylfaen"/>
        </w:rPr>
        <w:t>იყოს</w:t>
      </w:r>
      <w:r w:rsidR="00957106" w:rsidRPr="009F0EE4">
        <w:rPr>
          <w:rFonts w:ascii="Sylfaen" w:hAnsi="Sylfaen"/>
        </w:rPr>
        <w:t xml:space="preserve"> </w:t>
      </w:r>
      <w:r w:rsidR="00957106" w:rsidRPr="009F0EE4">
        <w:rPr>
          <w:rFonts w:ascii="Sylfaen" w:hAnsi="Sylfaen" w:cs="Sylfaen"/>
        </w:rPr>
        <w:t>მშენებარე</w:t>
      </w:r>
      <w:r w:rsidR="00957106" w:rsidRPr="009F0EE4">
        <w:rPr>
          <w:rFonts w:ascii="Sylfaen" w:hAnsi="Sylfaen"/>
        </w:rPr>
        <w:t xml:space="preserve">, </w:t>
      </w:r>
      <w:r w:rsidR="00957106" w:rsidRPr="009F0EE4">
        <w:rPr>
          <w:rFonts w:ascii="Sylfaen" w:hAnsi="Sylfaen" w:cs="Sylfaen"/>
        </w:rPr>
        <w:t>აშენებული</w:t>
      </w:r>
      <w:r w:rsidR="00957106" w:rsidRPr="009F0EE4">
        <w:rPr>
          <w:rFonts w:ascii="Sylfaen" w:hAnsi="Sylfaen"/>
        </w:rPr>
        <w:t xml:space="preserve"> </w:t>
      </w:r>
      <w:r w:rsidR="00957106" w:rsidRPr="009F0EE4">
        <w:rPr>
          <w:rFonts w:ascii="Sylfaen" w:hAnsi="Sylfaen" w:cs="Sylfaen"/>
        </w:rPr>
        <w:t>ან</w:t>
      </w:r>
      <w:r w:rsidR="00957106" w:rsidRPr="009F0EE4">
        <w:rPr>
          <w:rFonts w:ascii="Sylfaen" w:hAnsi="Sylfaen"/>
        </w:rPr>
        <w:t xml:space="preserve"> </w:t>
      </w:r>
      <w:r w:rsidR="00957106" w:rsidRPr="009F0EE4">
        <w:rPr>
          <w:rFonts w:ascii="Sylfaen" w:hAnsi="Sylfaen" w:cs="Sylfaen"/>
        </w:rPr>
        <w:t>დანგრეული</w:t>
      </w:r>
      <w:r w:rsidR="00957106" w:rsidRPr="009F0EE4">
        <w:rPr>
          <w:rFonts w:ascii="Sylfaen" w:hAnsi="Sylfaen"/>
        </w:rPr>
        <w:t xml:space="preserve">. </w:t>
      </w:r>
    </w:p>
    <w:p w14:paraId="6E21FD30" w14:textId="6E08A7BC" w:rsidR="00F754BD" w:rsidRPr="009F0EE4" w:rsidRDefault="00FD7705" w:rsidP="001C53C4">
      <w:pPr>
        <w:pStyle w:val="NoSpacing"/>
        <w:spacing w:line="276" w:lineRule="auto"/>
        <w:ind w:firstLine="540"/>
        <w:jc w:val="both"/>
        <w:rPr>
          <w:rFonts w:ascii="Sylfaen" w:hAnsi="Sylfaen"/>
        </w:rPr>
      </w:pPr>
      <w:r w:rsidRPr="009F0EE4">
        <w:rPr>
          <w:rFonts w:ascii="Sylfaen" w:hAnsi="Sylfaen"/>
        </w:rPr>
        <w:t xml:space="preserve">3. </w:t>
      </w:r>
      <w:r w:rsidR="00F754BD" w:rsidRPr="009F0EE4">
        <w:rPr>
          <w:rFonts w:ascii="Sylfaen" w:hAnsi="Sylfaen" w:cs="Sylfaen"/>
        </w:rPr>
        <w:t>ერთ</w:t>
      </w:r>
      <w:r w:rsidR="00F754BD" w:rsidRPr="009F0EE4">
        <w:rPr>
          <w:rFonts w:ascii="Sylfaen" w:hAnsi="Sylfaen"/>
        </w:rPr>
        <w:t xml:space="preserve"> </w:t>
      </w:r>
      <w:r w:rsidR="00F754BD" w:rsidRPr="009F0EE4">
        <w:rPr>
          <w:rFonts w:ascii="Sylfaen" w:hAnsi="Sylfaen" w:cs="Sylfaen"/>
        </w:rPr>
        <w:t>მიწის</w:t>
      </w:r>
      <w:r w:rsidR="00F754BD" w:rsidRPr="009F0EE4">
        <w:rPr>
          <w:rFonts w:ascii="Sylfaen" w:hAnsi="Sylfaen"/>
        </w:rPr>
        <w:t xml:space="preserve"> </w:t>
      </w:r>
      <w:r w:rsidR="00F754BD" w:rsidRPr="009F0EE4">
        <w:rPr>
          <w:rFonts w:ascii="Sylfaen" w:hAnsi="Sylfaen" w:cs="Sylfaen"/>
        </w:rPr>
        <w:t>ნაკვეთზე</w:t>
      </w:r>
      <w:r w:rsidR="00F754BD" w:rsidRPr="009F0EE4">
        <w:rPr>
          <w:rFonts w:ascii="Sylfaen" w:hAnsi="Sylfaen"/>
        </w:rPr>
        <w:t xml:space="preserve"> </w:t>
      </w:r>
      <w:r w:rsidR="00F754BD" w:rsidRPr="009F0EE4">
        <w:rPr>
          <w:rFonts w:ascii="Sylfaen" w:hAnsi="Sylfaen" w:cs="Sylfaen"/>
        </w:rPr>
        <w:t>რამდენიმე</w:t>
      </w:r>
      <w:r w:rsidR="00F754BD" w:rsidRPr="009F0EE4">
        <w:rPr>
          <w:rFonts w:ascii="Sylfaen" w:hAnsi="Sylfaen"/>
        </w:rPr>
        <w:t xml:space="preserve"> </w:t>
      </w:r>
      <w:r w:rsidR="00F754BD" w:rsidRPr="009F0EE4">
        <w:rPr>
          <w:rFonts w:ascii="Sylfaen" w:hAnsi="Sylfaen" w:cs="Sylfaen"/>
        </w:rPr>
        <w:t>შენობა</w:t>
      </w:r>
      <w:r w:rsidR="00F754BD" w:rsidRPr="009F0EE4">
        <w:rPr>
          <w:rFonts w:ascii="Sylfaen" w:hAnsi="Sylfaen"/>
        </w:rPr>
        <w:t>-</w:t>
      </w:r>
      <w:r w:rsidR="00F754BD" w:rsidRPr="009F0EE4">
        <w:rPr>
          <w:rFonts w:ascii="Sylfaen" w:hAnsi="Sylfaen" w:cs="Sylfaen"/>
        </w:rPr>
        <w:t>ნაგებობის</w:t>
      </w:r>
      <w:r w:rsidR="00F754BD" w:rsidRPr="009F0EE4">
        <w:rPr>
          <w:rFonts w:ascii="Sylfaen" w:hAnsi="Sylfaen"/>
        </w:rPr>
        <w:t xml:space="preserve"> </w:t>
      </w:r>
      <w:r w:rsidR="00F754BD" w:rsidRPr="009F0EE4">
        <w:rPr>
          <w:rFonts w:ascii="Sylfaen" w:hAnsi="Sylfaen" w:cs="Sylfaen"/>
        </w:rPr>
        <w:t>განლაგების</w:t>
      </w:r>
      <w:r w:rsidR="00F754BD" w:rsidRPr="009F0EE4">
        <w:rPr>
          <w:rFonts w:ascii="Sylfaen" w:hAnsi="Sylfaen"/>
        </w:rPr>
        <w:t xml:space="preserve"> </w:t>
      </w:r>
      <w:r w:rsidR="00F754BD" w:rsidRPr="009F0EE4">
        <w:rPr>
          <w:rFonts w:ascii="Sylfaen" w:hAnsi="Sylfaen" w:cs="Sylfaen"/>
        </w:rPr>
        <w:t>შემთხვევაში</w:t>
      </w:r>
      <w:r w:rsidR="00F754BD" w:rsidRPr="009F0EE4">
        <w:rPr>
          <w:rFonts w:ascii="Sylfaen" w:hAnsi="Sylfaen"/>
        </w:rPr>
        <w:t xml:space="preserve"> </w:t>
      </w:r>
      <w:r w:rsidR="00F754BD" w:rsidRPr="009F0EE4">
        <w:rPr>
          <w:rFonts w:ascii="Sylfaen" w:hAnsi="Sylfaen" w:cs="Sylfaen"/>
        </w:rPr>
        <w:t>შიდა</w:t>
      </w:r>
      <w:r w:rsidR="00F754BD" w:rsidRPr="009F0EE4">
        <w:rPr>
          <w:rFonts w:ascii="Sylfaen" w:hAnsi="Sylfaen"/>
        </w:rPr>
        <w:t xml:space="preserve"> </w:t>
      </w:r>
      <w:r w:rsidR="00F754BD" w:rsidRPr="009F0EE4">
        <w:rPr>
          <w:rFonts w:ascii="Sylfaen" w:hAnsi="Sylfaen" w:cs="Sylfaen"/>
        </w:rPr>
        <w:t>აზომვითი</w:t>
      </w:r>
      <w:r w:rsidR="00F754BD" w:rsidRPr="009F0EE4">
        <w:rPr>
          <w:rFonts w:ascii="Sylfaen" w:hAnsi="Sylfaen"/>
        </w:rPr>
        <w:t xml:space="preserve"> </w:t>
      </w:r>
      <w:r w:rsidR="00F754BD" w:rsidRPr="009F0EE4">
        <w:rPr>
          <w:rFonts w:ascii="Sylfaen" w:hAnsi="Sylfaen" w:cs="Sylfaen"/>
        </w:rPr>
        <w:t>ნახაზი</w:t>
      </w:r>
      <w:r w:rsidR="00F754BD" w:rsidRPr="009F0EE4">
        <w:rPr>
          <w:rFonts w:ascii="Sylfaen" w:hAnsi="Sylfaen"/>
        </w:rPr>
        <w:t xml:space="preserve"> </w:t>
      </w:r>
      <w:r w:rsidR="00F754BD" w:rsidRPr="009F0EE4">
        <w:rPr>
          <w:rFonts w:ascii="Sylfaen" w:hAnsi="Sylfaen" w:cs="Sylfaen"/>
        </w:rPr>
        <w:t>მზადდება</w:t>
      </w:r>
      <w:r w:rsidR="00F754BD" w:rsidRPr="009F0EE4">
        <w:rPr>
          <w:rFonts w:ascii="Sylfaen" w:hAnsi="Sylfaen"/>
        </w:rPr>
        <w:t xml:space="preserve"> </w:t>
      </w:r>
      <w:r w:rsidR="00F754BD" w:rsidRPr="009F0EE4">
        <w:rPr>
          <w:rFonts w:ascii="Sylfaen" w:hAnsi="Sylfaen" w:cs="Sylfaen"/>
        </w:rPr>
        <w:t>მიწის</w:t>
      </w:r>
      <w:r w:rsidR="00F754BD" w:rsidRPr="009F0EE4">
        <w:rPr>
          <w:rFonts w:ascii="Sylfaen" w:hAnsi="Sylfaen"/>
        </w:rPr>
        <w:t xml:space="preserve"> </w:t>
      </w:r>
      <w:r w:rsidR="00F754BD" w:rsidRPr="009F0EE4">
        <w:rPr>
          <w:rFonts w:ascii="Sylfaen" w:hAnsi="Sylfaen" w:cs="Sylfaen"/>
        </w:rPr>
        <w:t>ნაკვეთზე</w:t>
      </w:r>
      <w:r w:rsidR="00F754BD" w:rsidRPr="009F0EE4">
        <w:rPr>
          <w:rFonts w:ascii="Sylfaen" w:hAnsi="Sylfaen"/>
        </w:rPr>
        <w:t xml:space="preserve"> </w:t>
      </w:r>
      <w:r w:rsidR="00F754BD" w:rsidRPr="009F0EE4">
        <w:rPr>
          <w:rFonts w:ascii="Sylfaen" w:hAnsi="Sylfaen" w:cs="Sylfaen"/>
        </w:rPr>
        <w:t>განლაგებული</w:t>
      </w:r>
      <w:r w:rsidR="00F754BD" w:rsidRPr="009F0EE4">
        <w:rPr>
          <w:rFonts w:ascii="Sylfaen" w:hAnsi="Sylfaen"/>
        </w:rPr>
        <w:t xml:space="preserve"> </w:t>
      </w:r>
      <w:r w:rsidR="00F754BD" w:rsidRPr="009F0EE4">
        <w:rPr>
          <w:rFonts w:ascii="Sylfaen" w:hAnsi="Sylfaen" w:cs="Sylfaen"/>
        </w:rPr>
        <w:t>თითოეული</w:t>
      </w:r>
      <w:r w:rsidR="00F754BD" w:rsidRPr="009F0EE4">
        <w:rPr>
          <w:rFonts w:ascii="Sylfaen" w:hAnsi="Sylfaen"/>
        </w:rPr>
        <w:t xml:space="preserve"> </w:t>
      </w:r>
      <w:r w:rsidR="00F754BD" w:rsidRPr="009F0EE4">
        <w:rPr>
          <w:rFonts w:ascii="Sylfaen" w:hAnsi="Sylfaen" w:cs="Sylfaen"/>
        </w:rPr>
        <w:t>შენობა</w:t>
      </w:r>
      <w:r w:rsidR="00F754BD" w:rsidRPr="009F0EE4">
        <w:rPr>
          <w:rFonts w:ascii="Sylfaen" w:hAnsi="Sylfaen"/>
        </w:rPr>
        <w:t>-</w:t>
      </w:r>
      <w:r w:rsidR="00F754BD" w:rsidRPr="009F0EE4">
        <w:rPr>
          <w:rFonts w:ascii="Sylfaen" w:hAnsi="Sylfaen" w:cs="Sylfaen"/>
        </w:rPr>
        <w:t>ნაგებობისთვის</w:t>
      </w:r>
      <w:r w:rsidR="00F754BD" w:rsidRPr="009F0EE4">
        <w:rPr>
          <w:rFonts w:ascii="Sylfaen" w:hAnsi="Sylfaen"/>
        </w:rPr>
        <w:t>,</w:t>
      </w:r>
      <w:r w:rsidR="003C196E" w:rsidRPr="009F0EE4">
        <w:rPr>
          <w:rFonts w:ascii="Sylfaen" w:hAnsi="Sylfaen"/>
        </w:rPr>
        <w:t xml:space="preserve"> </w:t>
      </w:r>
      <w:r w:rsidR="003C196E" w:rsidRPr="009F0EE4">
        <w:rPr>
          <w:rFonts w:ascii="Sylfaen" w:hAnsi="Sylfaen" w:cs="Sylfaen"/>
        </w:rPr>
        <w:t>ინდივიდუალურად</w:t>
      </w:r>
      <w:r w:rsidR="003C196E" w:rsidRPr="009F0EE4">
        <w:rPr>
          <w:rFonts w:ascii="Sylfaen" w:hAnsi="Sylfaen"/>
        </w:rPr>
        <w:t>,</w:t>
      </w:r>
      <w:r w:rsidR="00F754BD" w:rsidRPr="009F0EE4">
        <w:rPr>
          <w:rFonts w:ascii="Sylfaen" w:hAnsi="Sylfaen"/>
        </w:rPr>
        <w:t xml:space="preserve"> </w:t>
      </w:r>
      <w:r w:rsidR="00F754BD" w:rsidRPr="009F0EE4">
        <w:rPr>
          <w:rFonts w:ascii="Sylfaen" w:hAnsi="Sylfaen" w:cs="Sylfaen"/>
        </w:rPr>
        <w:t>ცალ</w:t>
      </w:r>
      <w:r w:rsidR="00F754BD" w:rsidRPr="009F0EE4">
        <w:rPr>
          <w:rFonts w:ascii="Sylfaen" w:hAnsi="Sylfaen"/>
        </w:rPr>
        <w:t>-</w:t>
      </w:r>
      <w:r w:rsidR="00F754BD" w:rsidRPr="009F0EE4">
        <w:rPr>
          <w:rFonts w:ascii="Sylfaen" w:hAnsi="Sylfaen" w:cs="Sylfaen"/>
        </w:rPr>
        <w:t>ცალკე</w:t>
      </w:r>
      <w:r w:rsidR="00F754BD" w:rsidRPr="009F0EE4">
        <w:rPr>
          <w:rFonts w:ascii="Sylfaen" w:hAnsi="Sylfaen"/>
        </w:rPr>
        <w:t xml:space="preserve">. </w:t>
      </w:r>
    </w:p>
    <w:p w14:paraId="28FB17CB" w14:textId="77777777" w:rsidR="00FD7705" w:rsidRPr="009F0EE4" w:rsidRDefault="00FD7705" w:rsidP="001C53C4">
      <w:pPr>
        <w:pStyle w:val="NoSpacing"/>
        <w:spacing w:line="276" w:lineRule="auto"/>
        <w:ind w:firstLine="540"/>
        <w:jc w:val="both"/>
        <w:rPr>
          <w:rFonts w:ascii="Sylfaen" w:hAnsi="Sylfaen"/>
        </w:rPr>
      </w:pPr>
      <w:r w:rsidRPr="009F0EE4">
        <w:rPr>
          <w:rFonts w:ascii="Sylfaen" w:hAnsi="Sylfaen"/>
        </w:rPr>
        <w:t xml:space="preserve">4. </w:t>
      </w:r>
      <w:r w:rsidR="00A46E1C" w:rsidRPr="009F0EE4">
        <w:rPr>
          <w:rFonts w:ascii="Sylfaen" w:hAnsi="Sylfaen" w:cs="Sylfaen"/>
        </w:rPr>
        <w:t>შენობა</w:t>
      </w:r>
      <w:r w:rsidR="00A46E1C" w:rsidRPr="009F0EE4">
        <w:rPr>
          <w:rFonts w:ascii="Sylfaen" w:hAnsi="Sylfaen"/>
        </w:rPr>
        <w:t>-</w:t>
      </w:r>
      <w:r w:rsidR="00A46E1C" w:rsidRPr="009F0EE4">
        <w:rPr>
          <w:rFonts w:ascii="Sylfaen" w:hAnsi="Sylfaen" w:cs="Sylfaen"/>
        </w:rPr>
        <w:t>ნაგებობის</w:t>
      </w:r>
      <w:r w:rsidR="00A46E1C" w:rsidRPr="009F0EE4">
        <w:rPr>
          <w:rFonts w:ascii="Sylfaen" w:hAnsi="Sylfaen"/>
        </w:rPr>
        <w:t xml:space="preserve"> </w:t>
      </w:r>
      <w:r w:rsidR="00A46E1C" w:rsidRPr="009F0EE4">
        <w:rPr>
          <w:rFonts w:ascii="Sylfaen" w:hAnsi="Sylfaen" w:cs="Sylfaen"/>
        </w:rPr>
        <w:t>ერთეულის</w:t>
      </w:r>
      <w:r w:rsidR="00A46E1C" w:rsidRPr="009F0EE4">
        <w:rPr>
          <w:rFonts w:ascii="Sylfaen" w:hAnsi="Sylfaen"/>
        </w:rPr>
        <w:t xml:space="preserve"> </w:t>
      </w:r>
      <w:r w:rsidR="00A46E1C" w:rsidRPr="009F0EE4">
        <w:rPr>
          <w:rFonts w:ascii="Sylfaen" w:hAnsi="Sylfaen" w:cs="Sylfaen"/>
        </w:rPr>
        <w:t>შიდა</w:t>
      </w:r>
      <w:r w:rsidR="00A46E1C" w:rsidRPr="009F0EE4">
        <w:rPr>
          <w:rFonts w:ascii="Sylfaen" w:hAnsi="Sylfaen"/>
        </w:rPr>
        <w:t xml:space="preserve"> </w:t>
      </w:r>
      <w:r w:rsidR="00A46E1C" w:rsidRPr="009F0EE4">
        <w:rPr>
          <w:rFonts w:ascii="Sylfaen" w:hAnsi="Sylfaen" w:cs="Sylfaen"/>
        </w:rPr>
        <w:t>აზომვითი</w:t>
      </w:r>
      <w:r w:rsidR="00A46E1C" w:rsidRPr="009F0EE4">
        <w:rPr>
          <w:rFonts w:ascii="Sylfaen" w:hAnsi="Sylfaen"/>
        </w:rPr>
        <w:t xml:space="preserve"> </w:t>
      </w:r>
      <w:r w:rsidR="00A46E1C" w:rsidRPr="009F0EE4">
        <w:rPr>
          <w:rFonts w:ascii="Sylfaen" w:hAnsi="Sylfaen" w:cs="Sylfaen"/>
        </w:rPr>
        <w:t>ნახაზი</w:t>
      </w:r>
      <w:r w:rsidR="00A46E1C" w:rsidRPr="009F0EE4">
        <w:rPr>
          <w:rFonts w:ascii="Sylfaen" w:hAnsi="Sylfaen"/>
        </w:rPr>
        <w:t xml:space="preserve"> </w:t>
      </w:r>
      <w:r w:rsidR="00A46E1C" w:rsidRPr="009F0EE4">
        <w:rPr>
          <w:rFonts w:ascii="Sylfaen" w:hAnsi="Sylfaen" w:cs="Sylfaen"/>
        </w:rPr>
        <w:t>მზადდება</w:t>
      </w:r>
      <w:r w:rsidR="00A46E1C" w:rsidRPr="009F0EE4">
        <w:rPr>
          <w:rFonts w:ascii="Sylfaen" w:hAnsi="Sylfaen"/>
        </w:rPr>
        <w:t xml:space="preserve"> </w:t>
      </w:r>
      <w:r w:rsidR="00A46E1C" w:rsidRPr="009F0EE4">
        <w:rPr>
          <w:rFonts w:ascii="Sylfaen" w:hAnsi="Sylfaen" w:cs="Sylfaen"/>
        </w:rPr>
        <w:t>შენობა</w:t>
      </w:r>
      <w:r w:rsidR="00A46E1C" w:rsidRPr="009F0EE4">
        <w:rPr>
          <w:rFonts w:ascii="Sylfaen" w:hAnsi="Sylfaen"/>
        </w:rPr>
        <w:t>-</w:t>
      </w:r>
      <w:r w:rsidR="00A46E1C" w:rsidRPr="009F0EE4">
        <w:rPr>
          <w:rFonts w:ascii="Sylfaen" w:hAnsi="Sylfaen" w:cs="Sylfaen"/>
        </w:rPr>
        <w:t>ნაგებობაში</w:t>
      </w:r>
      <w:r w:rsidR="00A46E1C" w:rsidRPr="009F0EE4">
        <w:rPr>
          <w:rFonts w:ascii="Sylfaen" w:hAnsi="Sylfaen"/>
        </w:rPr>
        <w:t xml:space="preserve"> </w:t>
      </w:r>
      <w:r w:rsidR="00A46E1C" w:rsidRPr="009F0EE4">
        <w:rPr>
          <w:rFonts w:ascii="Sylfaen" w:hAnsi="Sylfaen" w:cs="Sylfaen"/>
        </w:rPr>
        <w:t>არსებულ</w:t>
      </w:r>
      <w:r w:rsidR="00A46E1C" w:rsidRPr="009F0EE4">
        <w:rPr>
          <w:rFonts w:ascii="Sylfaen" w:hAnsi="Sylfaen"/>
        </w:rPr>
        <w:t xml:space="preserve">, </w:t>
      </w:r>
      <w:r w:rsidR="00A46E1C" w:rsidRPr="009F0EE4">
        <w:rPr>
          <w:rFonts w:ascii="Sylfaen" w:hAnsi="Sylfaen" w:cs="Sylfaen"/>
        </w:rPr>
        <w:t>ერთ</w:t>
      </w:r>
      <w:r w:rsidR="00A46E1C" w:rsidRPr="009F0EE4">
        <w:rPr>
          <w:rFonts w:ascii="Sylfaen" w:hAnsi="Sylfaen"/>
        </w:rPr>
        <w:t xml:space="preserve"> </w:t>
      </w:r>
      <w:r w:rsidR="00A46E1C" w:rsidRPr="009F0EE4">
        <w:rPr>
          <w:rFonts w:ascii="Sylfaen" w:hAnsi="Sylfaen" w:cs="Sylfaen"/>
        </w:rPr>
        <w:t>სისტემაში</w:t>
      </w:r>
      <w:r w:rsidR="00A46E1C" w:rsidRPr="009F0EE4">
        <w:rPr>
          <w:rFonts w:ascii="Sylfaen" w:hAnsi="Sylfaen"/>
        </w:rPr>
        <w:t xml:space="preserve"> </w:t>
      </w:r>
      <w:r w:rsidR="00A46E1C" w:rsidRPr="009F0EE4">
        <w:rPr>
          <w:rFonts w:ascii="Sylfaen" w:hAnsi="Sylfaen" w:cs="Sylfaen"/>
        </w:rPr>
        <w:t>გაერთიანებულ</w:t>
      </w:r>
      <w:r w:rsidR="00A46E1C" w:rsidRPr="009F0EE4">
        <w:rPr>
          <w:rFonts w:ascii="Sylfaen" w:hAnsi="Sylfaen"/>
        </w:rPr>
        <w:t xml:space="preserve">, </w:t>
      </w:r>
      <w:r w:rsidR="00A46E1C" w:rsidRPr="009F0EE4">
        <w:rPr>
          <w:rFonts w:ascii="Sylfaen" w:hAnsi="Sylfaen" w:cs="Sylfaen"/>
        </w:rPr>
        <w:t>ურთიერთდაკავშირებულ</w:t>
      </w:r>
      <w:r w:rsidR="002F07BF" w:rsidRPr="009F0EE4">
        <w:rPr>
          <w:rFonts w:ascii="Sylfaen" w:hAnsi="Sylfaen"/>
        </w:rPr>
        <w:t xml:space="preserve">, </w:t>
      </w:r>
      <w:r w:rsidR="002F07BF" w:rsidRPr="009F0EE4">
        <w:rPr>
          <w:rFonts w:ascii="Sylfaen" w:hAnsi="Sylfaen" w:cs="Sylfaen"/>
        </w:rPr>
        <w:t>იზოლირებულ</w:t>
      </w:r>
      <w:r w:rsidR="002F07BF" w:rsidRPr="009F0EE4">
        <w:rPr>
          <w:rFonts w:ascii="Sylfaen" w:hAnsi="Sylfaen"/>
        </w:rPr>
        <w:t xml:space="preserve">, </w:t>
      </w:r>
      <w:r w:rsidR="00A46E1C" w:rsidRPr="009F0EE4">
        <w:rPr>
          <w:rFonts w:ascii="Sylfaen" w:hAnsi="Sylfaen" w:cs="Sylfaen"/>
        </w:rPr>
        <w:t>ცალკე</w:t>
      </w:r>
      <w:r w:rsidR="00A46E1C" w:rsidRPr="009F0EE4">
        <w:rPr>
          <w:rFonts w:ascii="Sylfaen" w:hAnsi="Sylfaen"/>
        </w:rPr>
        <w:t xml:space="preserve"> </w:t>
      </w:r>
      <w:r w:rsidR="00A46E1C" w:rsidRPr="009F0EE4">
        <w:rPr>
          <w:rFonts w:ascii="Sylfaen" w:hAnsi="Sylfaen" w:cs="Sylfaen"/>
        </w:rPr>
        <w:t>უფლების</w:t>
      </w:r>
      <w:r w:rsidR="00A46E1C" w:rsidRPr="009F0EE4">
        <w:rPr>
          <w:rFonts w:ascii="Sylfaen" w:hAnsi="Sylfaen"/>
        </w:rPr>
        <w:t xml:space="preserve"> </w:t>
      </w:r>
      <w:r w:rsidR="00A46E1C" w:rsidRPr="009F0EE4">
        <w:rPr>
          <w:rFonts w:ascii="Sylfaen" w:hAnsi="Sylfaen" w:cs="Sylfaen"/>
        </w:rPr>
        <w:t>ობიექტ</w:t>
      </w:r>
      <w:r w:rsidR="002F07BF" w:rsidRPr="009F0EE4">
        <w:rPr>
          <w:rFonts w:ascii="Sylfaen" w:hAnsi="Sylfaen" w:cs="Sylfaen"/>
        </w:rPr>
        <w:t>ზე</w:t>
      </w:r>
      <w:r w:rsidR="00A46E1C" w:rsidRPr="009F0EE4">
        <w:rPr>
          <w:rFonts w:ascii="Sylfaen" w:hAnsi="Sylfaen"/>
        </w:rPr>
        <w:t xml:space="preserve"> (</w:t>
      </w:r>
      <w:r w:rsidR="00A46E1C" w:rsidRPr="009F0EE4">
        <w:rPr>
          <w:rFonts w:ascii="Sylfaen" w:hAnsi="Sylfaen" w:cs="Sylfaen"/>
        </w:rPr>
        <w:t>ერთეულ</w:t>
      </w:r>
      <w:r w:rsidR="002F07BF" w:rsidRPr="009F0EE4">
        <w:rPr>
          <w:rFonts w:ascii="Sylfaen" w:hAnsi="Sylfaen" w:cs="Sylfaen"/>
        </w:rPr>
        <w:t>ზე</w:t>
      </w:r>
      <w:r w:rsidR="00A46E1C" w:rsidRPr="009F0EE4">
        <w:rPr>
          <w:rFonts w:ascii="Sylfaen" w:hAnsi="Sylfaen"/>
        </w:rPr>
        <w:t xml:space="preserve">).  </w:t>
      </w:r>
    </w:p>
    <w:p w14:paraId="43CC9C3D" w14:textId="77777777" w:rsidR="00443774" w:rsidRPr="009F0EE4" w:rsidRDefault="00896697" w:rsidP="001C53C4">
      <w:pPr>
        <w:pStyle w:val="NoSpacing"/>
        <w:spacing w:line="276" w:lineRule="auto"/>
        <w:ind w:firstLine="540"/>
        <w:jc w:val="both"/>
        <w:rPr>
          <w:rFonts w:ascii="Sylfaen" w:hAnsi="Sylfaen"/>
        </w:rPr>
      </w:pPr>
      <w:r w:rsidRPr="009F0EE4">
        <w:rPr>
          <w:rFonts w:ascii="Sylfaen" w:hAnsi="Sylfaen"/>
        </w:rPr>
        <w:t>5</w:t>
      </w:r>
      <w:r w:rsidR="009B4C31" w:rsidRPr="009F0EE4">
        <w:rPr>
          <w:rFonts w:ascii="Sylfaen" w:hAnsi="Sylfaen"/>
        </w:rPr>
        <w:t xml:space="preserve">. </w:t>
      </w:r>
      <w:r w:rsidR="009B4C31" w:rsidRPr="009F0EE4">
        <w:rPr>
          <w:rFonts w:ascii="Sylfaen" w:hAnsi="Sylfaen" w:cs="Sylfaen"/>
        </w:rPr>
        <w:t>სსიპ</w:t>
      </w:r>
      <w:r w:rsidR="009B4C31" w:rsidRPr="009F0EE4">
        <w:rPr>
          <w:rFonts w:ascii="Sylfaen" w:hAnsi="Sylfaen"/>
        </w:rPr>
        <w:t xml:space="preserve"> </w:t>
      </w:r>
      <w:r w:rsidR="000556B0" w:rsidRPr="009F0EE4">
        <w:rPr>
          <w:rFonts w:ascii="Sylfaen" w:hAnsi="Sylfaen"/>
        </w:rPr>
        <w:t>–</w:t>
      </w:r>
      <w:r w:rsidR="009B4C31" w:rsidRPr="009F0EE4">
        <w:rPr>
          <w:rFonts w:ascii="Sylfaen" w:hAnsi="Sylfaen"/>
        </w:rPr>
        <w:t xml:space="preserve"> </w:t>
      </w:r>
      <w:r w:rsidR="009B4C31" w:rsidRPr="009F0EE4">
        <w:rPr>
          <w:rFonts w:ascii="Sylfaen" w:hAnsi="Sylfaen" w:cs="Sylfaen"/>
        </w:rPr>
        <w:t>საჯარო</w:t>
      </w:r>
      <w:r w:rsidR="009B4C31" w:rsidRPr="009F0EE4">
        <w:rPr>
          <w:rFonts w:ascii="Sylfaen" w:hAnsi="Sylfaen"/>
        </w:rPr>
        <w:t xml:space="preserve"> </w:t>
      </w:r>
      <w:r w:rsidR="009B4C31" w:rsidRPr="009F0EE4">
        <w:rPr>
          <w:rFonts w:ascii="Sylfaen" w:hAnsi="Sylfaen" w:cs="Sylfaen"/>
        </w:rPr>
        <w:t>რეესტრის</w:t>
      </w:r>
      <w:r w:rsidR="009B4C31" w:rsidRPr="009F0EE4">
        <w:rPr>
          <w:rFonts w:ascii="Sylfaen" w:hAnsi="Sylfaen"/>
        </w:rPr>
        <w:t xml:space="preserve"> </w:t>
      </w:r>
      <w:r w:rsidR="009B4C31" w:rsidRPr="009F0EE4">
        <w:rPr>
          <w:rFonts w:ascii="Sylfaen" w:hAnsi="Sylfaen" w:cs="Sylfaen"/>
        </w:rPr>
        <w:t>ეროვნული</w:t>
      </w:r>
      <w:r w:rsidR="009B4C31" w:rsidRPr="009F0EE4">
        <w:rPr>
          <w:rFonts w:ascii="Sylfaen" w:hAnsi="Sylfaen"/>
        </w:rPr>
        <w:t xml:space="preserve"> </w:t>
      </w:r>
      <w:r w:rsidR="009B4C31" w:rsidRPr="009F0EE4">
        <w:rPr>
          <w:rFonts w:ascii="Sylfaen" w:hAnsi="Sylfaen" w:cs="Sylfaen"/>
        </w:rPr>
        <w:t>სააგენტო</w:t>
      </w:r>
      <w:r w:rsidR="000556B0" w:rsidRPr="009F0EE4">
        <w:rPr>
          <w:rFonts w:ascii="Sylfaen" w:hAnsi="Sylfaen"/>
        </w:rPr>
        <w:t xml:space="preserve"> </w:t>
      </w:r>
      <w:r w:rsidR="009B4C31" w:rsidRPr="009F0EE4">
        <w:rPr>
          <w:rFonts w:ascii="Sylfaen" w:hAnsi="Sylfaen" w:cs="Sylfaen"/>
        </w:rPr>
        <w:t>ვალდებულია</w:t>
      </w:r>
      <w:r w:rsidR="00942D1B" w:rsidRPr="009F0EE4">
        <w:rPr>
          <w:rFonts w:ascii="Sylfaen" w:hAnsi="Sylfaen"/>
        </w:rPr>
        <w:t xml:space="preserve"> </w:t>
      </w:r>
      <w:r w:rsidR="00942D1B" w:rsidRPr="009F0EE4">
        <w:rPr>
          <w:rFonts w:ascii="Sylfaen" w:hAnsi="Sylfaen" w:cs="Sylfaen"/>
        </w:rPr>
        <w:t>დაეყრდნოს</w:t>
      </w:r>
      <w:r w:rsidR="00942D1B" w:rsidRPr="009F0EE4">
        <w:rPr>
          <w:rFonts w:ascii="Sylfaen" w:hAnsi="Sylfaen"/>
        </w:rPr>
        <w:t xml:space="preserve"> </w:t>
      </w:r>
      <w:r w:rsidR="00942D1B" w:rsidRPr="009F0EE4">
        <w:rPr>
          <w:rFonts w:ascii="Sylfaen" w:hAnsi="Sylfaen" w:cs="Sylfaen"/>
        </w:rPr>
        <w:t>შენობა</w:t>
      </w:r>
      <w:r w:rsidR="00942D1B" w:rsidRPr="009F0EE4">
        <w:rPr>
          <w:rFonts w:ascii="Sylfaen" w:hAnsi="Sylfaen"/>
        </w:rPr>
        <w:t>-</w:t>
      </w:r>
      <w:r w:rsidR="00942D1B" w:rsidRPr="009F0EE4">
        <w:rPr>
          <w:rFonts w:ascii="Sylfaen" w:hAnsi="Sylfaen" w:cs="Sylfaen"/>
        </w:rPr>
        <w:t>ნაგებობის</w:t>
      </w:r>
      <w:r w:rsidR="004816AE" w:rsidRPr="009F0EE4">
        <w:rPr>
          <w:rFonts w:ascii="Sylfaen" w:hAnsi="Sylfaen"/>
        </w:rPr>
        <w:t>/</w:t>
      </w:r>
      <w:r w:rsidR="004816AE" w:rsidRPr="009F0EE4">
        <w:rPr>
          <w:rFonts w:ascii="Sylfaen" w:hAnsi="Sylfaen" w:cs="Sylfaen"/>
        </w:rPr>
        <w:t>შენობა</w:t>
      </w:r>
      <w:r w:rsidR="004816AE" w:rsidRPr="009F0EE4">
        <w:rPr>
          <w:rFonts w:ascii="Sylfaen" w:hAnsi="Sylfaen"/>
        </w:rPr>
        <w:t>-</w:t>
      </w:r>
      <w:r w:rsidR="004816AE" w:rsidRPr="009F0EE4">
        <w:rPr>
          <w:rFonts w:ascii="Sylfaen" w:hAnsi="Sylfaen" w:cs="Sylfaen"/>
        </w:rPr>
        <w:t>ნაგებობის</w:t>
      </w:r>
      <w:r w:rsidR="004816AE" w:rsidRPr="009F0EE4">
        <w:rPr>
          <w:rFonts w:ascii="Sylfaen" w:hAnsi="Sylfaen"/>
        </w:rPr>
        <w:t xml:space="preserve"> </w:t>
      </w:r>
      <w:r w:rsidR="004816AE" w:rsidRPr="009F0EE4">
        <w:rPr>
          <w:rFonts w:ascii="Sylfaen" w:hAnsi="Sylfaen" w:cs="Sylfaen"/>
        </w:rPr>
        <w:t>ერთეულის</w:t>
      </w:r>
      <w:r w:rsidR="00942D1B" w:rsidRPr="009F0EE4">
        <w:rPr>
          <w:rFonts w:ascii="Sylfaen" w:hAnsi="Sylfaen"/>
        </w:rPr>
        <w:t xml:space="preserve"> </w:t>
      </w:r>
      <w:r w:rsidR="00942D1B" w:rsidRPr="009F0EE4">
        <w:rPr>
          <w:rFonts w:ascii="Sylfaen" w:hAnsi="Sylfaen" w:cs="Sylfaen"/>
        </w:rPr>
        <w:t>შიდა</w:t>
      </w:r>
      <w:r w:rsidR="00942D1B" w:rsidRPr="009F0EE4">
        <w:rPr>
          <w:rFonts w:ascii="Sylfaen" w:hAnsi="Sylfaen"/>
        </w:rPr>
        <w:t xml:space="preserve"> </w:t>
      </w:r>
      <w:r w:rsidR="00942D1B" w:rsidRPr="009F0EE4">
        <w:rPr>
          <w:rFonts w:ascii="Sylfaen" w:hAnsi="Sylfaen" w:cs="Sylfaen"/>
        </w:rPr>
        <w:t>აზომვით</w:t>
      </w:r>
      <w:r w:rsidR="009B4C31" w:rsidRPr="009F0EE4">
        <w:rPr>
          <w:rFonts w:ascii="Sylfaen" w:hAnsi="Sylfaen"/>
        </w:rPr>
        <w:t xml:space="preserve"> </w:t>
      </w:r>
      <w:r w:rsidR="009B4C31" w:rsidRPr="009F0EE4">
        <w:rPr>
          <w:rFonts w:ascii="Sylfaen" w:hAnsi="Sylfaen" w:cs="Sylfaen"/>
        </w:rPr>
        <w:t>ნახაზს</w:t>
      </w:r>
      <w:r w:rsidR="009B4C31" w:rsidRPr="009F0EE4">
        <w:rPr>
          <w:rFonts w:ascii="Sylfaen" w:hAnsi="Sylfaen"/>
        </w:rPr>
        <w:t xml:space="preserve">, </w:t>
      </w:r>
      <w:r w:rsidR="009B4C31" w:rsidRPr="009F0EE4">
        <w:rPr>
          <w:rFonts w:ascii="Sylfaen" w:hAnsi="Sylfaen" w:cs="Sylfaen"/>
        </w:rPr>
        <w:t>თუ</w:t>
      </w:r>
      <w:r w:rsidR="009B4C31" w:rsidRPr="009F0EE4">
        <w:rPr>
          <w:rFonts w:ascii="Sylfaen" w:hAnsi="Sylfaen"/>
        </w:rPr>
        <w:t xml:space="preserve"> </w:t>
      </w:r>
      <w:r w:rsidR="009B4C31" w:rsidRPr="009F0EE4">
        <w:rPr>
          <w:rFonts w:ascii="Sylfaen" w:hAnsi="Sylfaen" w:cs="Sylfaen"/>
        </w:rPr>
        <w:t>იგი</w:t>
      </w:r>
      <w:r w:rsidR="009B4C31" w:rsidRPr="009F0EE4">
        <w:rPr>
          <w:rFonts w:ascii="Sylfaen" w:hAnsi="Sylfaen"/>
        </w:rPr>
        <w:t xml:space="preserve"> </w:t>
      </w:r>
      <w:r w:rsidR="009B4C31" w:rsidRPr="009F0EE4">
        <w:rPr>
          <w:rFonts w:ascii="Sylfaen" w:hAnsi="Sylfaen" w:cs="Sylfaen"/>
        </w:rPr>
        <w:t>აკმაყოფილებს</w:t>
      </w:r>
      <w:r w:rsidR="009B4C31" w:rsidRPr="009F0EE4">
        <w:rPr>
          <w:rFonts w:ascii="Sylfaen" w:hAnsi="Sylfaen"/>
        </w:rPr>
        <w:t xml:space="preserve"> </w:t>
      </w:r>
      <w:r w:rsidR="009B4C31" w:rsidRPr="009F0EE4">
        <w:rPr>
          <w:rFonts w:ascii="Sylfaen" w:hAnsi="Sylfaen" w:cs="Sylfaen"/>
        </w:rPr>
        <w:t>ამ</w:t>
      </w:r>
      <w:r w:rsidR="009B4C31" w:rsidRPr="009F0EE4">
        <w:rPr>
          <w:rFonts w:ascii="Sylfaen" w:hAnsi="Sylfaen"/>
        </w:rPr>
        <w:t xml:space="preserve"> </w:t>
      </w:r>
      <w:r w:rsidR="00443774" w:rsidRPr="009F0EE4">
        <w:rPr>
          <w:rFonts w:ascii="Sylfaen" w:hAnsi="Sylfaen" w:cs="Sylfaen"/>
        </w:rPr>
        <w:t>წესითა</w:t>
      </w:r>
      <w:r w:rsidR="00443774" w:rsidRPr="009F0EE4">
        <w:rPr>
          <w:rFonts w:ascii="Sylfaen" w:hAnsi="Sylfaen"/>
        </w:rPr>
        <w:t xml:space="preserve"> </w:t>
      </w:r>
      <w:r w:rsidR="009B4C31" w:rsidRPr="009F0EE4">
        <w:rPr>
          <w:rFonts w:ascii="Sylfaen" w:hAnsi="Sylfaen" w:cs="Sylfaen"/>
        </w:rPr>
        <w:t>და</w:t>
      </w:r>
      <w:r w:rsidR="009B4C31" w:rsidRPr="009F0EE4">
        <w:rPr>
          <w:rFonts w:ascii="Sylfaen" w:hAnsi="Sylfaen"/>
        </w:rPr>
        <w:t xml:space="preserve"> </w:t>
      </w:r>
      <w:r w:rsidR="009B4C31" w:rsidRPr="009F0EE4">
        <w:rPr>
          <w:rFonts w:ascii="Sylfaen" w:hAnsi="Sylfaen" w:cs="Sylfaen"/>
        </w:rPr>
        <w:t>საქართველოს</w:t>
      </w:r>
      <w:r w:rsidR="009B4C31" w:rsidRPr="009F0EE4">
        <w:rPr>
          <w:rFonts w:ascii="Sylfaen" w:hAnsi="Sylfaen"/>
        </w:rPr>
        <w:t xml:space="preserve"> </w:t>
      </w:r>
      <w:r w:rsidR="009B4C31" w:rsidRPr="009F0EE4">
        <w:rPr>
          <w:rFonts w:ascii="Sylfaen" w:hAnsi="Sylfaen" w:cs="Sylfaen"/>
        </w:rPr>
        <w:t>კანონმდებლობით</w:t>
      </w:r>
      <w:r w:rsidR="009B4C31" w:rsidRPr="009F0EE4">
        <w:rPr>
          <w:rFonts w:ascii="Sylfaen" w:hAnsi="Sylfaen"/>
        </w:rPr>
        <w:t xml:space="preserve"> </w:t>
      </w:r>
      <w:r w:rsidR="00942D1B" w:rsidRPr="009F0EE4">
        <w:rPr>
          <w:rFonts w:ascii="Sylfaen" w:hAnsi="Sylfaen" w:cs="Sylfaen"/>
        </w:rPr>
        <w:t>შიდა</w:t>
      </w:r>
      <w:r w:rsidR="00942D1B" w:rsidRPr="009F0EE4">
        <w:rPr>
          <w:rFonts w:ascii="Sylfaen" w:hAnsi="Sylfaen"/>
        </w:rPr>
        <w:t xml:space="preserve"> </w:t>
      </w:r>
      <w:r w:rsidR="00443774" w:rsidRPr="009F0EE4">
        <w:rPr>
          <w:rFonts w:ascii="Sylfaen" w:hAnsi="Sylfaen" w:cs="Sylfaen"/>
        </w:rPr>
        <w:t>აზომვითი</w:t>
      </w:r>
      <w:r w:rsidR="00443774" w:rsidRPr="009F0EE4">
        <w:rPr>
          <w:rFonts w:ascii="Sylfaen" w:hAnsi="Sylfaen"/>
        </w:rPr>
        <w:t xml:space="preserve"> </w:t>
      </w:r>
      <w:r w:rsidR="009B4C31" w:rsidRPr="009F0EE4">
        <w:rPr>
          <w:rFonts w:ascii="Sylfaen" w:hAnsi="Sylfaen" w:cs="Sylfaen"/>
        </w:rPr>
        <w:t>ნახაზისთვის</w:t>
      </w:r>
      <w:r w:rsidR="009B4C31" w:rsidRPr="009F0EE4">
        <w:rPr>
          <w:rFonts w:ascii="Sylfaen" w:hAnsi="Sylfaen"/>
        </w:rPr>
        <w:t xml:space="preserve"> </w:t>
      </w:r>
      <w:r w:rsidR="009B4C31" w:rsidRPr="009F0EE4">
        <w:rPr>
          <w:rFonts w:ascii="Sylfaen" w:hAnsi="Sylfaen" w:cs="Sylfaen"/>
        </w:rPr>
        <w:t>დადგენილ</w:t>
      </w:r>
      <w:r w:rsidR="009B4C31" w:rsidRPr="009F0EE4">
        <w:rPr>
          <w:rFonts w:ascii="Sylfaen" w:hAnsi="Sylfaen"/>
        </w:rPr>
        <w:t xml:space="preserve"> </w:t>
      </w:r>
      <w:r w:rsidR="00FD7705" w:rsidRPr="009F0EE4">
        <w:rPr>
          <w:rFonts w:ascii="Sylfaen" w:hAnsi="Sylfaen" w:cs="Sylfaen"/>
        </w:rPr>
        <w:t>სხვა</w:t>
      </w:r>
      <w:r w:rsidR="00FD7705" w:rsidRPr="009F0EE4">
        <w:rPr>
          <w:rFonts w:ascii="Sylfaen" w:hAnsi="Sylfaen"/>
        </w:rPr>
        <w:t xml:space="preserve"> </w:t>
      </w:r>
      <w:r w:rsidR="009B4C31" w:rsidRPr="009F0EE4">
        <w:rPr>
          <w:rFonts w:ascii="Sylfaen" w:hAnsi="Sylfaen" w:cs="Sylfaen"/>
        </w:rPr>
        <w:t>აუცილებელ</w:t>
      </w:r>
      <w:r w:rsidR="009B4C31" w:rsidRPr="009F0EE4">
        <w:rPr>
          <w:rFonts w:ascii="Sylfaen" w:hAnsi="Sylfaen"/>
        </w:rPr>
        <w:t xml:space="preserve"> </w:t>
      </w:r>
      <w:r w:rsidR="009B4C31" w:rsidRPr="009F0EE4">
        <w:rPr>
          <w:rFonts w:ascii="Sylfaen" w:hAnsi="Sylfaen" w:cs="Sylfaen"/>
        </w:rPr>
        <w:t>მოთხოვნებს</w:t>
      </w:r>
      <w:r w:rsidR="009B4C31" w:rsidRPr="009F0EE4">
        <w:rPr>
          <w:rFonts w:ascii="Sylfaen" w:hAnsi="Sylfaen"/>
        </w:rPr>
        <w:t>.</w:t>
      </w:r>
    </w:p>
    <w:p w14:paraId="1B92B3AB" w14:textId="77777777" w:rsidR="00443774" w:rsidRPr="009F0EE4" w:rsidRDefault="00896697" w:rsidP="001C53C4">
      <w:pPr>
        <w:pStyle w:val="NoSpacing"/>
        <w:spacing w:line="276" w:lineRule="auto"/>
        <w:ind w:firstLine="540"/>
        <w:jc w:val="both"/>
        <w:rPr>
          <w:rFonts w:ascii="Sylfaen" w:hAnsi="Sylfaen"/>
        </w:rPr>
      </w:pPr>
      <w:r w:rsidRPr="009F0EE4">
        <w:rPr>
          <w:rFonts w:ascii="Sylfaen" w:hAnsi="Sylfaen"/>
        </w:rPr>
        <w:t>6</w:t>
      </w:r>
      <w:r w:rsidR="003D6907" w:rsidRPr="009F0EE4">
        <w:rPr>
          <w:rFonts w:ascii="Sylfaen" w:hAnsi="Sylfaen"/>
        </w:rPr>
        <w:t xml:space="preserve">. </w:t>
      </w:r>
      <w:r w:rsidR="004816AE" w:rsidRPr="009F0EE4">
        <w:rPr>
          <w:rFonts w:ascii="Sylfaen" w:eastAsia="Calibri" w:hAnsi="Sylfaen" w:cs="Sylfaen"/>
        </w:rPr>
        <w:t>შიდა</w:t>
      </w:r>
      <w:r w:rsidR="004816AE" w:rsidRPr="009F0EE4">
        <w:rPr>
          <w:rFonts w:ascii="Sylfaen" w:eastAsia="Calibri" w:hAnsi="Sylfaen"/>
        </w:rPr>
        <w:t xml:space="preserve"> </w:t>
      </w:r>
      <w:r w:rsidR="00ED4922" w:rsidRPr="009F0EE4">
        <w:rPr>
          <w:rFonts w:ascii="Sylfaen" w:hAnsi="Sylfaen" w:cs="Sylfaen"/>
        </w:rPr>
        <w:t>აზომვითი</w:t>
      </w:r>
      <w:r w:rsidR="00ED4922" w:rsidRPr="009F0EE4">
        <w:rPr>
          <w:rFonts w:ascii="Sylfaen" w:hAnsi="Sylfaen"/>
        </w:rPr>
        <w:t xml:space="preserve"> </w:t>
      </w:r>
      <w:r w:rsidR="00ED4922" w:rsidRPr="009F0EE4">
        <w:rPr>
          <w:rFonts w:ascii="Sylfaen" w:hAnsi="Sylfaen" w:cs="Sylfaen"/>
        </w:rPr>
        <w:t>სამუშაოების</w:t>
      </w:r>
      <w:r w:rsidR="00ED4922" w:rsidRPr="009F0EE4">
        <w:rPr>
          <w:rFonts w:ascii="Sylfaen" w:hAnsi="Sylfaen"/>
        </w:rPr>
        <w:t xml:space="preserve"> </w:t>
      </w:r>
      <w:r w:rsidR="00ED4922" w:rsidRPr="009F0EE4">
        <w:rPr>
          <w:rFonts w:ascii="Sylfaen" w:hAnsi="Sylfaen" w:cs="Sylfaen"/>
        </w:rPr>
        <w:t>შემსრულებელი</w:t>
      </w:r>
      <w:r w:rsidR="00ED4922" w:rsidRPr="009F0EE4">
        <w:rPr>
          <w:rFonts w:ascii="Sylfaen" w:hAnsi="Sylfaen"/>
        </w:rPr>
        <w:t xml:space="preserve"> </w:t>
      </w:r>
      <w:r w:rsidR="00ED4922" w:rsidRPr="009F0EE4">
        <w:rPr>
          <w:rFonts w:ascii="Sylfaen" w:hAnsi="Sylfaen" w:cs="Sylfaen"/>
        </w:rPr>
        <w:t>პირი</w:t>
      </w:r>
      <w:r w:rsidR="00ED4922" w:rsidRPr="009F0EE4">
        <w:rPr>
          <w:rFonts w:ascii="Sylfaen" w:hAnsi="Sylfaen"/>
        </w:rPr>
        <w:t xml:space="preserve"> </w:t>
      </w:r>
      <w:r w:rsidR="00ED4922" w:rsidRPr="009F0EE4">
        <w:rPr>
          <w:rFonts w:ascii="Sylfaen" w:hAnsi="Sylfaen" w:cs="Sylfaen"/>
        </w:rPr>
        <w:t>ვალდებულია</w:t>
      </w:r>
      <w:r w:rsidR="00ED4922" w:rsidRPr="009F0EE4">
        <w:rPr>
          <w:rFonts w:ascii="Sylfaen" w:hAnsi="Sylfaen"/>
        </w:rPr>
        <w:t xml:space="preserve"> </w:t>
      </w:r>
      <w:r w:rsidR="00ED4922" w:rsidRPr="009F0EE4">
        <w:rPr>
          <w:rFonts w:ascii="Sylfaen" w:eastAsia="Calibri" w:hAnsi="Sylfaen" w:cs="Sylfaen"/>
        </w:rPr>
        <w:t>შიდა</w:t>
      </w:r>
      <w:r w:rsidR="00ED4922" w:rsidRPr="009F0EE4">
        <w:rPr>
          <w:rFonts w:ascii="Sylfaen" w:eastAsia="Calibri" w:hAnsi="Sylfaen"/>
        </w:rPr>
        <w:t xml:space="preserve"> </w:t>
      </w:r>
      <w:r w:rsidR="00ED4922" w:rsidRPr="009F0EE4">
        <w:rPr>
          <w:rFonts w:ascii="Sylfaen" w:hAnsi="Sylfaen" w:cs="Sylfaen"/>
        </w:rPr>
        <w:t>აზომვითი</w:t>
      </w:r>
      <w:r w:rsidR="00ED4922" w:rsidRPr="009F0EE4">
        <w:rPr>
          <w:rFonts w:ascii="Sylfaen" w:hAnsi="Sylfaen"/>
        </w:rPr>
        <w:t xml:space="preserve"> </w:t>
      </w:r>
      <w:r w:rsidR="00ED4922" w:rsidRPr="009F0EE4">
        <w:rPr>
          <w:rFonts w:ascii="Sylfaen" w:hAnsi="Sylfaen" w:cs="Sylfaen"/>
        </w:rPr>
        <w:t>ნახაზის</w:t>
      </w:r>
      <w:r w:rsidR="00ED4922" w:rsidRPr="009F0EE4">
        <w:rPr>
          <w:rFonts w:ascii="Sylfaen" w:hAnsi="Sylfaen"/>
        </w:rPr>
        <w:t xml:space="preserve"> </w:t>
      </w:r>
      <w:r w:rsidR="00ED4922" w:rsidRPr="009F0EE4">
        <w:rPr>
          <w:rFonts w:ascii="Sylfaen" w:hAnsi="Sylfaen" w:cs="Sylfaen"/>
        </w:rPr>
        <w:t>შედგენის</w:t>
      </w:r>
      <w:r w:rsidR="00ED4922" w:rsidRPr="009F0EE4">
        <w:rPr>
          <w:rFonts w:ascii="Sylfaen" w:hAnsi="Sylfaen"/>
        </w:rPr>
        <w:t xml:space="preserve"> </w:t>
      </w:r>
      <w:r w:rsidR="00ED4922" w:rsidRPr="009F0EE4">
        <w:rPr>
          <w:rFonts w:ascii="Sylfaen" w:hAnsi="Sylfaen" w:cs="Sylfaen"/>
        </w:rPr>
        <w:t>მიზნით</w:t>
      </w:r>
      <w:r w:rsidR="008030EB" w:rsidRPr="009F0EE4">
        <w:rPr>
          <w:rFonts w:ascii="Sylfaen" w:hAnsi="Sylfaen"/>
        </w:rPr>
        <w:t xml:space="preserve"> </w:t>
      </w:r>
      <w:r w:rsidR="00ED4922" w:rsidRPr="009F0EE4">
        <w:rPr>
          <w:rFonts w:ascii="Sylfaen" w:hAnsi="Sylfaen" w:cs="Sylfaen"/>
        </w:rPr>
        <w:t>მონაცემები</w:t>
      </w:r>
      <w:r w:rsidR="00ED4922" w:rsidRPr="009F0EE4">
        <w:rPr>
          <w:rFonts w:ascii="Sylfaen" w:hAnsi="Sylfaen"/>
        </w:rPr>
        <w:t xml:space="preserve"> </w:t>
      </w:r>
      <w:r w:rsidR="00ED4922" w:rsidRPr="009F0EE4">
        <w:rPr>
          <w:rFonts w:ascii="Sylfaen" w:hAnsi="Sylfaen" w:cs="Sylfaen"/>
        </w:rPr>
        <w:t>შეაგროვოს</w:t>
      </w:r>
      <w:r w:rsidR="00ED4922" w:rsidRPr="009F0EE4">
        <w:rPr>
          <w:rFonts w:ascii="Sylfaen" w:hAnsi="Sylfaen"/>
        </w:rPr>
        <w:t xml:space="preserve"> </w:t>
      </w:r>
      <w:r w:rsidR="00ED4922" w:rsidRPr="009F0EE4">
        <w:rPr>
          <w:rFonts w:ascii="Sylfaen" w:hAnsi="Sylfaen" w:cs="Sylfaen"/>
        </w:rPr>
        <w:t>ობიექტის</w:t>
      </w:r>
      <w:r w:rsidR="00ED4922" w:rsidRPr="009F0EE4">
        <w:rPr>
          <w:rFonts w:ascii="Sylfaen" w:hAnsi="Sylfaen"/>
        </w:rPr>
        <w:t xml:space="preserve"> </w:t>
      </w:r>
      <w:r w:rsidR="00ED4922" w:rsidRPr="009F0EE4">
        <w:rPr>
          <w:rFonts w:ascii="Sylfaen" w:hAnsi="Sylfaen" w:cs="Sylfaen"/>
        </w:rPr>
        <w:t>ადგილზე</w:t>
      </w:r>
      <w:r w:rsidR="00ED4922" w:rsidRPr="009F0EE4">
        <w:rPr>
          <w:rFonts w:ascii="Sylfaen" w:hAnsi="Sylfaen"/>
        </w:rPr>
        <w:t xml:space="preserve"> </w:t>
      </w:r>
      <w:r w:rsidR="00ED4922" w:rsidRPr="009F0EE4">
        <w:rPr>
          <w:rFonts w:ascii="Sylfaen" w:hAnsi="Sylfaen" w:cs="Sylfaen"/>
        </w:rPr>
        <w:t>აზომვის</w:t>
      </w:r>
      <w:r w:rsidR="00ED4922" w:rsidRPr="009F0EE4">
        <w:rPr>
          <w:rFonts w:ascii="Sylfaen" w:hAnsi="Sylfaen"/>
        </w:rPr>
        <w:t xml:space="preserve"> </w:t>
      </w:r>
      <w:r w:rsidR="00ED4922" w:rsidRPr="009F0EE4">
        <w:rPr>
          <w:rFonts w:ascii="Sylfaen" w:hAnsi="Sylfaen" w:cs="Sylfaen"/>
        </w:rPr>
        <w:t>საფუძველზე</w:t>
      </w:r>
      <w:r w:rsidR="00ED4922" w:rsidRPr="009F0EE4">
        <w:rPr>
          <w:rFonts w:ascii="Sylfaen" w:hAnsi="Sylfaen"/>
        </w:rPr>
        <w:t>.</w:t>
      </w:r>
      <w:r w:rsidR="00C03595" w:rsidRPr="009F0EE4">
        <w:rPr>
          <w:rFonts w:ascii="Sylfaen" w:hAnsi="Sylfaen"/>
        </w:rPr>
        <w:t xml:space="preserve"> </w:t>
      </w:r>
      <w:r w:rsidR="00ED4922" w:rsidRPr="009F0EE4">
        <w:rPr>
          <w:rFonts w:ascii="Sylfaen" w:hAnsi="Sylfaen"/>
        </w:rPr>
        <w:t xml:space="preserve"> </w:t>
      </w:r>
    </w:p>
    <w:p w14:paraId="660362FD" w14:textId="77777777" w:rsidR="00033C9B" w:rsidRPr="009F0EE4" w:rsidRDefault="00896697" w:rsidP="001C53C4">
      <w:pPr>
        <w:pStyle w:val="NoSpacing"/>
        <w:spacing w:line="276" w:lineRule="auto"/>
        <w:ind w:firstLine="540"/>
        <w:jc w:val="both"/>
        <w:rPr>
          <w:rFonts w:ascii="Sylfaen" w:hAnsi="Sylfaen"/>
        </w:rPr>
      </w:pPr>
      <w:r w:rsidRPr="009F0EE4">
        <w:rPr>
          <w:rFonts w:ascii="Sylfaen" w:hAnsi="Sylfaen"/>
        </w:rPr>
        <w:t>7</w:t>
      </w:r>
      <w:r w:rsidR="00443774" w:rsidRPr="009F0EE4">
        <w:rPr>
          <w:rFonts w:ascii="Sylfaen" w:hAnsi="Sylfaen"/>
        </w:rPr>
        <w:t xml:space="preserve">. </w:t>
      </w:r>
      <w:r w:rsidR="00FA5221" w:rsidRPr="009F0EE4">
        <w:rPr>
          <w:rFonts w:ascii="Sylfaen" w:hAnsi="Sylfaen" w:cs="Sylfaen"/>
        </w:rPr>
        <w:t>შიდა</w:t>
      </w:r>
      <w:r w:rsidR="00FA5221" w:rsidRPr="009F0EE4">
        <w:rPr>
          <w:rFonts w:ascii="Sylfaen" w:hAnsi="Sylfaen"/>
        </w:rPr>
        <w:t xml:space="preserve"> </w:t>
      </w:r>
      <w:r w:rsidR="00033C9B" w:rsidRPr="009F0EE4">
        <w:rPr>
          <w:rFonts w:ascii="Sylfaen" w:hAnsi="Sylfaen" w:cs="Sylfaen"/>
        </w:rPr>
        <w:t>აზომვითი</w:t>
      </w:r>
      <w:r w:rsidR="00033C9B" w:rsidRPr="009F0EE4">
        <w:rPr>
          <w:rFonts w:ascii="Sylfaen" w:hAnsi="Sylfaen"/>
        </w:rPr>
        <w:t xml:space="preserve"> </w:t>
      </w:r>
      <w:r w:rsidR="00033C9B" w:rsidRPr="009F0EE4">
        <w:rPr>
          <w:rFonts w:ascii="Sylfaen" w:hAnsi="Sylfaen" w:cs="Sylfaen"/>
        </w:rPr>
        <w:t>სამუშაოების</w:t>
      </w:r>
      <w:r w:rsidR="00033C9B" w:rsidRPr="009F0EE4">
        <w:rPr>
          <w:rFonts w:ascii="Sylfaen" w:hAnsi="Sylfaen"/>
        </w:rPr>
        <w:t xml:space="preserve"> </w:t>
      </w:r>
      <w:r w:rsidR="00033C9B" w:rsidRPr="009F0EE4">
        <w:rPr>
          <w:rFonts w:ascii="Sylfaen" w:hAnsi="Sylfaen" w:cs="Sylfaen"/>
        </w:rPr>
        <w:t>შემსრულ</w:t>
      </w:r>
      <w:r w:rsidR="00FA5221" w:rsidRPr="009F0EE4">
        <w:rPr>
          <w:rFonts w:ascii="Sylfaen" w:hAnsi="Sylfaen" w:cs="Sylfaen"/>
        </w:rPr>
        <w:t>ებელი</w:t>
      </w:r>
      <w:r w:rsidR="00FA5221" w:rsidRPr="009F0EE4">
        <w:rPr>
          <w:rFonts w:ascii="Sylfaen" w:hAnsi="Sylfaen"/>
        </w:rPr>
        <w:t xml:space="preserve"> </w:t>
      </w:r>
      <w:r w:rsidR="00FA5221" w:rsidRPr="009F0EE4">
        <w:rPr>
          <w:rFonts w:ascii="Sylfaen" w:hAnsi="Sylfaen" w:cs="Sylfaen"/>
        </w:rPr>
        <w:t>პირი</w:t>
      </w:r>
      <w:r w:rsidR="00FA5221" w:rsidRPr="009F0EE4">
        <w:rPr>
          <w:rFonts w:ascii="Sylfaen" w:hAnsi="Sylfaen"/>
        </w:rPr>
        <w:t xml:space="preserve"> </w:t>
      </w:r>
      <w:r w:rsidR="00FA5221" w:rsidRPr="009F0EE4">
        <w:rPr>
          <w:rFonts w:ascii="Sylfaen" w:hAnsi="Sylfaen" w:cs="Sylfaen"/>
        </w:rPr>
        <w:t>ვალდებულია</w:t>
      </w:r>
      <w:r w:rsidR="00FA5221" w:rsidRPr="009F0EE4">
        <w:rPr>
          <w:rFonts w:ascii="Sylfaen" w:hAnsi="Sylfaen"/>
        </w:rPr>
        <w:t xml:space="preserve"> </w:t>
      </w:r>
      <w:r w:rsidR="00FA5221" w:rsidRPr="009F0EE4">
        <w:rPr>
          <w:rFonts w:ascii="Sylfaen" w:hAnsi="Sylfaen" w:cs="Sylfaen"/>
        </w:rPr>
        <w:t>შიდა</w:t>
      </w:r>
      <w:r w:rsidR="00033C9B" w:rsidRPr="009F0EE4">
        <w:rPr>
          <w:rFonts w:ascii="Sylfaen" w:hAnsi="Sylfaen"/>
        </w:rPr>
        <w:t xml:space="preserve"> </w:t>
      </w:r>
      <w:r w:rsidR="00033C9B" w:rsidRPr="009F0EE4">
        <w:rPr>
          <w:rFonts w:ascii="Sylfaen" w:hAnsi="Sylfaen" w:cs="Sylfaen"/>
        </w:rPr>
        <w:t>აზომვითი</w:t>
      </w:r>
      <w:r w:rsidR="00033C9B" w:rsidRPr="009F0EE4">
        <w:rPr>
          <w:rFonts w:ascii="Sylfaen" w:hAnsi="Sylfaen"/>
        </w:rPr>
        <w:t xml:space="preserve"> </w:t>
      </w:r>
      <w:r w:rsidR="00033C9B" w:rsidRPr="009F0EE4">
        <w:rPr>
          <w:rFonts w:ascii="Sylfaen" w:hAnsi="Sylfaen" w:cs="Sylfaen"/>
        </w:rPr>
        <w:t>ნახაზი</w:t>
      </w:r>
      <w:r w:rsidR="00033C9B" w:rsidRPr="009F0EE4">
        <w:rPr>
          <w:rFonts w:ascii="Sylfaen" w:hAnsi="Sylfaen"/>
        </w:rPr>
        <w:t xml:space="preserve"> </w:t>
      </w:r>
      <w:r w:rsidR="00033C9B" w:rsidRPr="009F0EE4">
        <w:rPr>
          <w:rFonts w:ascii="Sylfaen" w:hAnsi="Sylfaen" w:cs="Sylfaen"/>
        </w:rPr>
        <w:t>შეასრულოს</w:t>
      </w:r>
      <w:r w:rsidR="00033C9B" w:rsidRPr="009F0EE4">
        <w:rPr>
          <w:rFonts w:ascii="Sylfaen" w:hAnsi="Sylfaen"/>
        </w:rPr>
        <w:t xml:space="preserve"> </w:t>
      </w:r>
      <w:r w:rsidR="00033C9B" w:rsidRPr="009F0EE4">
        <w:rPr>
          <w:rFonts w:ascii="Sylfaen" w:hAnsi="Sylfaen" w:cs="Sylfaen"/>
        </w:rPr>
        <w:t>ამ</w:t>
      </w:r>
      <w:r w:rsidR="00033C9B" w:rsidRPr="009F0EE4">
        <w:rPr>
          <w:rFonts w:ascii="Sylfaen" w:hAnsi="Sylfaen"/>
        </w:rPr>
        <w:t xml:space="preserve"> </w:t>
      </w:r>
      <w:r w:rsidR="00172760" w:rsidRPr="009F0EE4">
        <w:rPr>
          <w:rFonts w:ascii="Sylfaen" w:hAnsi="Sylfaen" w:cs="Sylfaen"/>
        </w:rPr>
        <w:t>წესით</w:t>
      </w:r>
      <w:r w:rsidR="00827A50" w:rsidRPr="009F0EE4">
        <w:rPr>
          <w:rFonts w:ascii="Sylfaen" w:hAnsi="Sylfaen"/>
        </w:rPr>
        <w:t xml:space="preserve"> </w:t>
      </w:r>
      <w:r w:rsidR="00033C9B" w:rsidRPr="009F0EE4">
        <w:rPr>
          <w:rFonts w:ascii="Sylfaen" w:hAnsi="Sylfaen" w:cs="Sylfaen"/>
        </w:rPr>
        <w:t>და</w:t>
      </w:r>
      <w:r w:rsidR="00172760" w:rsidRPr="009F0EE4">
        <w:rPr>
          <w:rFonts w:ascii="Sylfaen" w:hAnsi="Sylfaen" w:cs="Sylfaen"/>
        </w:rPr>
        <w:t>დგენილი</w:t>
      </w:r>
      <w:r w:rsidR="00033C9B" w:rsidRPr="009F0EE4">
        <w:rPr>
          <w:rFonts w:ascii="Sylfaen" w:hAnsi="Sylfaen"/>
        </w:rPr>
        <w:t xml:space="preserve"> </w:t>
      </w:r>
      <w:r w:rsidR="00827A50" w:rsidRPr="009F0EE4">
        <w:rPr>
          <w:rFonts w:ascii="Sylfaen" w:hAnsi="Sylfaen" w:cs="Sylfaen"/>
        </w:rPr>
        <w:t>სტანდარტების</w:t>
      </w:r>
      <w:r w:rsidR="00033C9B" w:rsidRPr="009F0EE4">
        <w:rPr>
          <w:rFonts w:ascii="Sylfaen" w:hAnsi="Sylfaen"/>
        </w:rPr>
        <w:t xml:space="preserve"> </w:t>
      </w:r>
      <w:r w:rsidR="00033C9B" w:rsidRPr="009F0EE4">
        <w:rPr>
          <w:rFonts w:ascii="Sylfaen" w:hAnsi="Sylfaen" w:cs="Sylfaen"/>
        </w:rPr>
        <w:t>შესაბამისად</w:t>
      </w:r>
      <w:r w:rsidR="00033C9B" w:rsidRPr="009F0EE4">
        <w:rPr>
          <w:rFonts w:ascii="Sylfaen" w:hAnsi="Sylfaen"/>
        </w:rPr>
        <w:t xml:space="preserve">. </w:t>
      </w:r>
    </w:p>
    <w:p w14:paraId="2AF962C5" w14:textId="77777777" w:rsidR="008270B5" w:rsidRPr="009F0EE4" w:rsidRDefault="008270B5" w:rsidP="001C53C4">
      <w:pPr>
        <w:pStyle w:val="NoSpacing"/>
        <w:spacing w:line="276" w:lineRule="auto"/>
        <w:ind w:firstLine="540"/>
        <w:jc w:val="both"/>
        <w:rPr>
          <w:rFonts w:ascii="Sylfaen" w:hAnsi="Sylfaen"/>
        </w:rPr>
      </w:pPr>
    </w:p>
    <w:p w14:paraId="3C4EF7C2" w14:textId="77777777" w:rsidR="00A0760A" w:rsidRPr="001C53C4" w:rsidRDefault="00A0760A" w:rsidP="001C53C4">
      <w:pPr>
        <w:pStyle w:val="NoSpacing"/>
        <w:spacing w:line="276" w:lineRule="auto"/>
        <w:ind w:firstLine="540"/>
        <w:jc w:val="both"/>
        <w:rPr>
          <w:rFonts w:ascii="Sylfaen" w:hAnsi="Sylfaen"/>
          <w:b/>
        </w:rPr>
      </w:pPr>
      <w:r w:rsidRPr="001C53C4">
        <w:rPr>
          <w:rFonts w:ascii="Sylfaen" w:hAnsi="Sylfaen"/>
          <w:b/>
        </w:rPr>
        <w:tab/>
      </w:r>
      <w:r w:rsidR="00033C9B" w:rsidRPr="001C53C4">
        <w:rPr>
          <w:rFonts w:ascii="Sylfaen" w:hAnsi="Sylfaen" w:cs="Sylfaen"/>
          <w:b/>
        </w:rPr>
        <w:t>მუხლი</w:t>
      </w:r>
      <w:r w:rsidR="00033C9B" w:rsidRPr="001C53C4">
        <w:rPr>
          <w:rFonts w:ascii="Sylfaen" w:hAnsi="Sylfaen"/>
          <w:b/>
        </w:rPr>
        <w:t xml:space="preserve"> 2. </w:t>
      </w:r>
      <w:r w:rsidR="00F61124" w:rsidRPr="001C53C4">
        <w:rPr>
          <w:rFonts w:ascii="Sylfaen" w:hAnsi="Sylfaen" w:cs="Sylfaen"/>
          <w:b/>
        </w:rPr>
        <w:t>შიდა</w:t>
      </w:r>
      <w:r w:rsidR="00D90147" w:rsidRPr="001C53C4">
        <w:rPr>
          <w:rFonts w:ascii="Sylfaen" w:hAnsi="Sylfaen"/>
          <w:b/>
        </w:rPr>
        <w:t xml:space="preserve"> </w:t>
      </w:r>
      <w:r w:rsidR="008C3018" w:rsidRPr="001C53C4">
        <w:rPr>
          <w:rFonts w:ascii="Sylfaen" w:hAnsi="Sylfaen" w:cs="Sylfaen"/>
          <w:b/>
        </w:rPr>
        <w:t>აზომვითი</w:t>
      </w:r>
      <w:r w:rsidR="008C3018" w:rsidRPr="001C53C4">
        <w:rPr>
          <w:rFonts w:ascii="Sylfaen" w:hAnsi="Sylfaen"/>
          <w:b/>
        </w:rPr>
        <w:t xml:space="preserve"> </w:t>
      </w:r>
      <w:r w:rsidR="00D26724" w:rsidRPr="001C53C4">
        <w:rPr>
          <w:rFonts w:ascii="Sylfaen" w:hAnsi="Sylfaen" w:cs="Sylfaen"/>
          <w:b/>
        </w:rPr>
        <w:t>ნახაზის</w:t>
      </w:r>
      <w:r w:rsidR="00D26724" w:rsidRPr="001C53C4">
        <w:rPr>
          <w:rFonts w:ascii="Sylfaen" w:hAnsi="Sylfaen"/>
          <w:b/>
        </w:rPr>
        <w:t xml:space="preserve"> </w:t>
      </w:r>
      <w:r w:rsidR="00D26724" w:rsidRPr="001C53C4">
        <w:rPr>
          <w:rFonts w:ascii="Sylfaen" w:hAnsi="Sylfaen" w:cs="Sylfaen"/>
          <w:b/>
        </w:rPr>
        <w:t>შედგენის</w:t>
      </w:r>
      <w:r w:rsidR="00D26724" w:rsidRPr="001C53C4">
        <w:rPr>
          <w:rFonts w:ascii="Sylfaen" w:hAnsi="Sylfaen"/>
          <w:b/>
          <w:color w:val="FF0000"/>
        </w:rPr>
        <w:t xml:space="preserve"> </w:t>
      </w:r>
      <w:r w:rsidR="00D90147" w:rsidRPr="001C53C4">
        <w:rPr>
          <w:rFonts w:ascii="Sylfaen" w:hAnsi="Sylfaen" w:cs="Sylfaen"/>
          <w:b/>
        </w:rPr>
        <w:t>ზოგადი</w:t>
      </w:r>
      <w:r w:rsidR="00D90147" w:rsidRPr="001C53C4">
        <w:rPr>
          <w:rFonts w:ascii="Sylfaen" w:hAnsi="Sylfaen"/>
          <w:b/>
        </w:rPr>
        <w:t xml:space="preserve"> </w:t>
      </w:r>
      <w:r w:rsidR="00D90147" w:rsidRPr="001C53C4">
        <w:rPr>
          <w:rFonts w:ascii="Sylfaen" w:hAnsi="Sylfaen" w:cs="Sylfaen"/>
          <w:b/>
        </w:rPr>
        <w:t>ტექნიკური</w:t>
      </w:r>
      <w:r w:rsidR="00D90147" w:rsidRPr="001C53C4">
        <w:rPr>
          <w:rFonts w:ascii="Sylfaen" w:hAnsi="Sylfaen"/>
          <w:b/>
        </w:rPr>
        <w:t xml:space="preserve"> </w:t>
      </w:r>
      <w:r w:rsidR="00D90147" w:rsidRPr="001C53C4">
        <w:rPr>
          <w:rFonts w:ascii="Sylfaen" w:hAnsi="Sylfaen" w:cs="Sylfaen"/>
          <w:b/>
        </w:rPr>
        <w:t>პირობები</w:t>
      </w:r>
    </w:p>
    <w:p w14:paraId="3C839F4C" w14:textId="77777777" w:rsidR="00CF3F61" w:rsidRPr="009F0EE4" w:rsidRDefault="00D90147" w:rsidP="001C53C4">
      <w:pPr>
        <w:pStyle w:val="NoSpacing"/>
        <w:spacing w:line="276" w:lineRule="auto"/>
        <w:ind w:firstLine="540"/>
        <w:jc w:val="both"/>
        <w:rPr>
          <w:rFonts w:ascii="Sylfaen" w:hAnsi="Sylfaen"/>
        </w:rPr>
      </w:pPr>
      <w:r w:rsidRPr="009F0EE4">
        <w:rPr>
          <w:rFonts w:ascii="Sylfaen" w:hAnsi="Sylfaen"/>
        </w:rPr>
        <w:t xml:space="preserve">1. </w:t>
      </w:r>
      <w:r w:rsidR="00342952" w:rsidRPr="009F0EE4">
        <w:rPr>
          <w:rFonts w:ascii="Sylfaen" w:hAnsi="Sylfaen" w:cs="Sylfaen"/>
        </w:rPr>
        <w:t>შიდა</w:t>
      </w:r>
      <w:r w:rsidR="00342952" w:rsidRPr="009F0EE4">
        <w:rPr>
          <w:rFonts w:ascii="Sylfaen" w:hAnsi="Sylfaen"/>
        </w:rPr>
        <w:t xml:space="preserve"> </w:t>
      </w:r>
      <w:r w:rsidR="00342952" w:rsidRPr="009F0EE4">
        <w:rPr>
          <w:rFonts w:ascii="Sylfaen" w:hAnsi="Sylfaen" w:cs="Sylfaen"/>
        </w:rPr>
        <w:t>აზომვითი</w:t>
      </w:r>
      <w:r w:rsidR="00342952" w:rsidRPr="009F0EE4">
        <w:rPr>
          <w:rFonts w:ascii="Sylfaen" w:hAnsi="Sylfaen"/>
        </w:rPr>
        <w:t xml:space="preserve"> </w:t>
      </w:r>
      <w:r w:rsidR="00342952" w:rsidRPr="009F0EE4">
        <w:rPr>
          <w:rFonts w:ascii="Sylfaen" w:hAnsi="Sylfaen" w:cs="Sylfaen"/>
        </w:rPr>
        <w:t>ნახაზი</w:t>
      </w:r>
      <w:r w:rsidRPr="009F0EE4">
        <w:rPr>
          <w:rFonts w:ascii="Sylfaen" w:hAnsi="Sylfaen"/>
        </w:rPr>
        <w:t xml:space="preserve"> </w:t>
      </w:r>
      <w:r w:rsidR="00F61124" w:rsidRPr="009F0EE4">
        <w:rPr>
          <w:rFonts w:ascii="Sylfaen" w:hAnsi="Sylfaen" w:cs="Sylfaen"/>
        </w:rPr>
        <w:t>შედგენილ</w:t>
      </w:r>
      <w:r w:rsidR="00F61124" w:rsidRPr="009F0EE4">
        <w:rPr>
          <w:rFonts w:ascii="Sylfaen" w:hAnsi="Sylfaen"/>
        </w:rPr>
        <w:t xml:space="preserve"> </w:t>
      </w:r>
      <w:r w:rsidR="00F61124" w:rsidRPr="009F0EE4">
        <w:rPr>
          <w:rFonts w:ascii="Sylfaen" w:hAnsi="Sylfaen" w:cs="Sylfaen"/>
        </w:rPr>
        <w:t>უნდა</w:t>
      </w:r>
      <w:r w:rsidR="00F61124" w:rsidRPr="009F0EE4">
        <w:rPr>
          <w:rFonts w:ascii="Sylfaen" w:hAnsi="Sylfaen"/>
        </w:rPr>
        <w:t xml:space="preserve"> </w:t>
      </w:r>
      <w:r w:rsidR="00F61124" w:rsidRPr="009F0EE4">
        <w:rPr>
          <w:rFonts w:ascii="Sylfaen" w:hAnsi="Sylfaen" w:cs="Sylfaen"/>
        </w:rPr>
        <w:t>იქნეს</w:t>
      </w:r>
      <w:r w:rsidR="004B2527" w:rsidRPr="009F0EE4">
        <w:rPr>
          <w:rFonts w:ascii="Sylfaen" w:hAnsi="Sylfaen"/>
        </w:rPr>
        <w:t xml:space="preserve"> </w:t>
      </w:r>
      <w:r w:rsidR="004B2527" w:rsidRPr="009F0EE4">
        <w:rPr>
          <w:rFonts w:ascii="Sylfaen" w:hAnsi="Sylfaen" w:cs="Sylfaen"/>
        </w:rPr>
        <w:t>მეტრული</w:t>
      </w:r>
      <w:r w:rsidR="004B2527" w:rsidRPr="009F0EE4">
        <w:rPr>
          <w:rFonts w:ascii="Sylfaen" w:hAnsi="Sylfaen"/>
        </w:rPr>
        <w:t xml:space="preserve"> </w:t>
      </w:r>
      <w:r w:rsidR="004B2527" w:rsidRPr="009F0EE4">
        <w:rPr>
          <w:rFonts w:ascii="Sylfaen" w:hAnsi="Sylfaen" w:cs="Sylfaen"/>
        </w:rPr>
        <w:t>სისტემით</w:t>
      </w:r>
      <w:r w:rsidR="00D26724" w:rsidRPr="009F0EE4">
        <w:rPr>
          <w:rFonts w:ascii="Sylfaen" w:hAnsi="Sylfaen"/>
        </w:rPr>
        <w:t>.</w:t>
      </w:r>
      <w:r w:rsidR="00A0760A" w:rsidRPr="009F0EE4">
        <w:rPr>
          <w:rFonts w:ascii="Sylfaen" w:hAnsi="Sylfaen"/>
        </w:rPr>
        <w:t xml:space="preserve"> </w:t>
      </w:r>
    </w:p>
    <w:p w14:paraId="20830DF0" w14:textId="469C8AA8" w:rsidR="00D90147" w:rsidRPr="009F0EE4" w:rsidRDefault="00793B5E" w:rsidP="001C53C4">
      <w:pPr>
        <w:pStyle w:val="NoSpacing"/>
        <w:spacing w:line="276" w:lineRule="auto"/>
        <w:ind w:firstLine="540"/>
        <w:jc w:val="both"/>
        <w:rPr>
          <w:rFonts w:ascii="Sylfaen" w:hAnsi="Sylfaen"/>
        </w:rPr>
      </w:pPr>
      <w:r w:rsidRPr="009F0EE4">
        <w:rPr>
          <w:rFonts w:ascii="Sylfaen" w:hAnsi="Sylfaen"/>
        </w:rPr>
        <w:t xml:space="preserve">2. </w:t>
      </w:r>
      <w:r w:rsidR="00896697" w:rsidRPr="009F0EE4">
        <w:rPr>
          <w:rFonts w:ascii="Sylfaen" w:hAnsi="Sylfaen" w:cs="Sylfaen"/>
        </w:rPr>
        <w:t>შიდა</w:t>
      </w:r>
      <w:r w:rsidR="00896697" w:rsidRPr="009F0EE4">
        <w:rPr>
          <w:rFonts w:ascii="Sylfaen" w:hAnsi="Sylfaen"/>
        </w:rPr>
        <w:t xml:space="preserve"> </w:t>
      </w:r>
      <w:r w:rsidR="00896697" w:rsidRPr="009F0EE4">
        <w:rPr>
          <w:rFonts w:ascii="Sylfaen" w:hAnsi="Sylfaen" w:cs="Sylfaen"/>
        </w:rPr>
        <w:t>აზომვითი</w:t>
      </w:r>
      <w:r w:rsidR="00896697" w:rsidRPr="009F0EE4">
        <w:rPr>
          <w:rFonts w:ascii="Sylfaen" w:hAnsi="Sylfaen"/>
        </w:rPr>
        <w:t xml:space="preserve"> </w:t>
      </w:r>
      <w:r w:rsidR="00896697" w:rsidRPr="009F0EE4">
        <w:rPr>
          <w:rFonts w:ascii="Sylfaen" w:hAnsi="Sylfaen" w:cs="Sylfaen"/>
        </w:rPr>
        <w:t>ნახაზის</w:t>
      </w:r>
      <w:r w:rsidR="00896697" w:rsidRPr="009F0EE4">
        <w:rPr>
          <w:rFonts w:ascii="Sylfaen" w:hAnsi="Sylfaen"/>
        </w:rPr>
        <w:t xml:space="preserve"> </w:t>
      </w:r>
      <w:r w:rsidR="00896697" w:rsidRPr="009F0EE4">
        <w:rPr>
          <w:rFonts w:ascii="Sylfaen" w:hAnsi="Sylfaen" w:cs="Sylfaen"/>
        </w:rPr>
        <w:t>შესრულებისას</w:t>
      </w:r>
      <w:r w:rsidR="00896697" w:rsidRPr="009F0EE4">
        <w:rPr>
          <w:rFonts w:ascii="Sylfaen" w:hAnsi="Sylfaen"/>
        </w:rPr>
        <w:t xml:space="preserve"> 10 </w:t>
      </w:r>
      <w:r w:rsidR="00896697" w:rsidRPr="009F0EE4">
        <w:rPr>
          <w:rFonts w:ascii="Sylfaen" w:hAnsi="Sylfaen" w:cs="Sylfaen"/>
        </w:rPr>
        <w:t>მ</w:t>
      </w:r>
      <w:r w:rsidR="00896697" w:rsidRPr="009F0EE4">
        <w:rPr>
          <w:rFonts w:ascii="Sylfaen" w:hAnsi="Sylfaen"/>
        </w:rPr>
        <w:t>-</w:t>
      </w:r>
      <w:r w:rsidR="00896697" w:rsidRPr="009F0EE4">
        <w:rPr>
          <w:rFonts w:ascii="Sylfaen" w:hAnsi="Sylfaen" w:cs="Sylfaen"/>
        </w:rPr>
        <w:t>მდე</w:t>
      </w:r>
      <w:r w:rsidR="00896697" w:rsidRPr="009F0EE4">
        <w:rPr>
          <w:rFonts w:ascii="Sylfaen" w:hAnsi="Sylfaen"/>
        </w:rPr>
        <w:t xml:space="preserve"> </w:t>
      </w:r>
      <w:r w:rsidR="00896697" w:rsidRPr="009F0EE4">
        <w:rPr>
          <w:rFonts w:ascii="Sylfaen" w:hAnsi="Sylfaen" w:cs="Sylfaen"/>
        </w:rPr>
        <w:t>სწორხაზოვანი</w:t>
      </w:r>
      <w:r w:rsidR="00896697" w:rsidRPr="009F0EE4">
        <w:rPr>
          <w:rFonts w:ascii="Sylfaen" w:hAnsi="Sylfaen"/>
        </w:rPr>
        <w:t xml:space="preserve"> </w:t>
      </w:r>
      <w:r w:rsidR="00896697" w:rsidRPr="009F0EE4">
        <w:rPr>
          <w:rFonts w:ascii="Sylfaen" w:hAnsi="Sylfaen" w:cs="Sylfaen"/>
        </w:rPr>
        <w:t>გვერდებისთვის</w:t>
      </w:r>
      <w:r w:rsidR="008972D7" w:rsidRPr="009F0EE4">
        <w:rPr>
          <w:rFonts w:ascii="Sylfaen" w:hAnsi="Sylfaen"/>
        </w:rPr>
        <w:t xml:space="preserve"> (</w:t>
      </w:r>
      <w:r w:rsidR="008972D7" w:rsidRPr="009F0EE4">
        <w:rPr>
          <w:rFonts w:ascii="Sylfaen" w:hAnsi="Sylfaen" w:cs="Sylfaen"/>
        </w:rPr>
        <w:t>გარდატეხის</w:t>
      </w:r>
      <w:r w:rsidR="008972D7" w:rsidRPr="009F0EE4">
        <w:rPr>
          <w:rFonts w:ascii="Sylfaen" w:hAnsi="Sylfaen"/>
        </w:rPr>
        <w:t xml:space="preserve"> </w:t>
      </w:r>
      <w:r w:rsidR="008972D7" w:rsidRPr="009F0EE4">
        <w:rPr>
          <w:rFonts w:ascii="Sylfaen" w:hAnsi="Sylfaen" w:cs="Sylfaen"/>
        </w:rPr>
        <w:t>წერტილებს</w:t>
      </w:r>
      <w:r w:rsidR="008972D7" w:rsidRPr="009F0EE4">
        <w:rPr>
          <w:rFonts w:ascii="Sylfaen" w:hAnsi="Sylfaen"/>
        </w:rPr>
        <w:t xml:space="preserve"> </w:t>
      </w:r>
      <w:r w:rsidR="008972D7" w:rsidRPr="009F0EE4">
        <w:rPr>
          <w:rFonts w:ascii="Sylfaen" w:hAnsi="Sylfaen" w:cs="Sylfaen"/>
        </w:rPr>
        <w:t>შორის</w:t>
      </w:r>
      <w:r w:rsidR="008972D7" w:rsidRPr="009F0EE4">
        <w:rPr>
          <w:rFonts w:ascii="Sylfaen" w:hAnsi="Sylfaen"/>
        </w:rPr>
        <w:t xml:space="preserve"> </w:t>
      </w:r>
      <w:r w:rsidR="008972D7" w:rsidRPr="009F0EE4">
        <w:rPr>
          <w:rFonts w:ascii="Sylfaen" w:hAnsi="Sylfaen" w:cs="Sylfaen"/>
        </w:rPr>
        <w:t>მონაკვეთისთვის</w:t>
      </w:r>
      <w:r w:rsidR="008972D7" w:rsidRPr="009F0EE4">
        <w:rPr>
          <w:rFonts w:ascii="Sylfaen" w:hAnsi="Sylfaen"/>
        </w:rPr>
        <w:t>)</w:t>
      </w:r>
      <w:r w:rsidR="00896697" w:rsidRPr="009F0EE4">
        <w:rPr>
          <w:rFonts w:ascii="Sylfaen" w:hAnsi="Sylfaen"/>
        </w:rPr>
        <w:t xml:space="preserve"> </w:t>
      </w:r>
      <w:r w:rsidR="00896697" w:rsidRPr="009F0EE4">
        <w:rPr>
          <w:rFonts w:ascii="Sylfaen" w:hAnsi="Sylfaen" w:cs="Sylfaen"/>
        </w:rPr>
        <w:t>აზომვის</w:t>
      </w:r>
      <w:r w:rsidR="00896697" w:rsidRPr="009F0EE4">
        <w:rPr>
          <w:rFonts w:ascii="Sylfaen" w:hAnsi="Sylfaen"/>
        </w:rPr>
        <w:t xml:space="preserve"> </w:t>
      </w:r>
      <w:r w:rsidR="00896697" w:rsidRPr="009F0EE4">
        <w:rPr>
          <w:rFonts w:ascii="Sylfaen" w:hAnsi="Sylfaen" w:cs="Sylfaen"/>
        </w:rPr>
        <w:t>ცდომილება</w:t>
      </w:r>
      <w:r w:rsidR="00896697" w:rsidRPr="009F0EE4">
        <w:rPr>
          <w:rFonts w:ascii="Sylfaen" w:hAnsi="Sylfaen"/>
        </w:rPr>
        <w:t xml:space="preserve"> </w:t>
      </w:r>
      <w:r w:rsidR="00896697" w:rsidRPr="009F0EE4">
        <w:rPr>
          <w:rFonts w:ascii="Sylfaen" w:hAnsi="Sylfaen" w:cs="Sylfaen"/>
        </w:rPr>
        <w:t>არ</w:t>
      </w:r>
      <w:r w:rsidR="00896697" w:rsidRPr="009F0EE4">
        <w:rPr>
          <w:rFonts w:ascii="Sylfaen" w:hAnsi="Sylfaen"/>
        </w:rPr>
        <w:t xml:space="preserve"> </w:t>
      </w:r>
      <w:r w:rsidR="00896697" w:rsidRPr="009F0EE4">
        <w:rPr>
          <w:rFonts w:ascii="Sylfaen" w:hAnsi="Sylfaen" w:cs="Sylfaen"/>
        </w:rPr>
        <w:t>უნდა</w:t>
      </w:r>
      <w:r w:rsidR="00896697" w:rsidRPr="009F0EE4">
        <w:rPr>
          <w:rFonts w:ascii="Sylfaen" w:hAnsi="Sylfaen"/>
        </w:rPr>
        <w:t xml:space="preserve"> </w:t>
      </w:r>
      <w:r w:rsidR="00896697" w:rsidRPr="009F0EE4">
        <w:rPr>
          <w:rFonts w:ascii="Sylfaen" w:hAnsi="Sylfaen" w:cs="Sylfaen"/>
        </w:rPr>
        <w:t>აღემატებოდეს</w:t>
      </w:r>
      <w:r w:rsidR="00896697" w:rsidRPr="009F0EE4">
        <w:rPr>
          <w:rFonts w:ascii="Sylfaen" w:hAnsi="Sylfaen"/>
        </w:rPr>
        <w:t xml:space="preserve"> 0.05 </w:t>
      </w:r>
      <w:r w:rsidR="00896697" w:rsidRPr="009F0EE4">
        <w:rPr>
          <w:rFonts w:ascii="Sylfaen" w:hAnsi="Sylfaen" w:cs="Sylfaen"/>
        </w:rPr>
        <w:t>მ</w:t>
      </w:r>
      <w:r w:rsidR="00896697" w:rsidRPr="009F0EE4">
        <w:rPr>
          <w:rFonts w:ascii="Sylfaen" w:hAnsi="Sylfaen"/>
        </w:rPr>
        <w:t>-</w:t>
      </w:r>
      <w:r w:rsidR="00896697" w:rsidRPr="009F0EE4">
        <w:rPr>
          <w:rFonts w:ascii="Sylfaen" w:hAnsi="Sylfaen" w:cs="Sylfaen"/>
        </w:rPr>
        <w:t>ს</w:t>
      </w:r>
      <w:r w:rsidR="00896697" w:rsidRPr="009F0EE4">
        <w:rPr>
          <w:rFonts w:ascii="Sylfaen" w:hAnsi="Sylfaen"/>
        </w:rPr>
        <w:t xml:space="preserve">, </w:t>
      </w:r>
      <w:r w:rsidR="00896697" w:rsidRPr="009F0EE4">
        <w:rPr>
          <w:rFonts w:ascii="Sylfaen" w:hAnsi="Sylfaen" w:cs="Sylfaen"/>
        </w:rPr>
        <w:t>ხოლო</w:t>
      </w:r>
      <w:r w:rsidR="00896697" w:rsidRPr="009F0EE4">
        <w:rPr>
          <w:rFonts w:ascii="Sylfaen" w:hAnsi="Sylfaen"/>
        </w:rPr>
        <w:t xml:space="preserve"> 10 </w:t>
      </w:r>
      <w:r w:rsidR="00896697" w:rsidRPr="009F0EE4">
        <w:rPr>
          <w:rFonts w:ascii="Sylfaen" w:hAnsi="Sylfaen" w:cs="Sylfaen"/>
        </w:rPr>
        <w:t>მეტრზე</w:t>
      </w:r>
      <w:r w:rsidR="00896697" w:rsidRPr="009F0EE4">
        <w:rPr>
          <w:rFonts w:ascii="Sylfaen" w:hAnsi="Sylfaen"/>
        </w:rPr>
        <w:t xml:space="preserve"> </w:t>
      </w:r>
      <w:r w:rsidR="00896697" w:rsidRPr="009F0EE4">
        <w:rPr>
          <w:rFonts w:ascii="Sylfaen" w:hAnsi="Sylfaen" w:cs="Sylfaen"/>
        </w:rPr>
        <w:t>გრძელი</w:t>
      </w:r>
      <w:r w:rsidR="00896697" w:rsidRPr="009F0EE4">
        <w:rPr>
          <w:rFonts w:ascii="Sylfaen" w:hAnsi="Sylfaen"/>
        </w:rPr>
        <w:t xml:space="preserve"> </w:t>
      </w:r>
      <w:r w:rsidR="00896697" w:rsidRPr="009F0EE4">
        <w:rPr>
          <w:rFonts w:ascii="Sylfaen" w:hAnsi="Sylfaen" w:cs="Sylfaen"/>
        </w:rPr>
        <w:t>სწორხაზოვანი</w:t>
      </w:r>
      <w:r w:rsidR="00896697" w:rsidRPr="009F0EE4">
        <w:rPr>
          <w:rFonts w:ascii="Sylfaen" w:hAnsi="Sylfaen"/>
        </w:rPr>
        <w:t xml:space="preserve"> </w:t>
      </w:r>
      <w:r w:rsidR="00896697" w:rsidRPr="009F0EE4">
        <w:rPr>
          <w:rFonts w:ascii="Sylfaen" w:hAnsi="Sylfaen" w:cs="Sylfaen"/>
        </w:rPr>
        <w:t>გვერდებისათვის</w:t>
      </w:r>
      <w:r w:rsidR="00896697" w:rsidRPr="009F0EE4">
        <w:rPr>
          <w:rFonts w:ascii="Sylfaen" w:hAnsi="Sylfaen"/>
        </w:rPr>
        <w:t xml:space="preserve"> </w:t>
      </w:r>
      <w:r w:rsidR="00896697" w:rsidRPr="009F0EE4">
        <w:rPr>
          <w:rFonts w:ascii="Sylfaen" w:hAnsi="Sylfaen" w:cs="Sylfaen"/>
        </w:rPr>
        <w:t>დასაშვები</w:t>
      </w:r>
      <w:r w:rsidR="00896697" w:rsidRPr="009F0EE4">
        <w:rPr>
          <w:rFonts w:ascii="Sylfaen" w:hAnsi="Sylfaen"/>
        </w:rPr>
        <w:t xml:space="preserve"> </w:t>
      </w:r>
      <w:r w:rsidR="00896697" w:rsidRPr="009F0EE4">
        <w:rPr>
          <w:rFonts w:ascii="Sylfaen" w:hAnsi="Sylfaen" w:cs="Sylfaen"/>
        </w:rPr>
        <w:t>ცდომილება</w:t>
      </w:r>
      <w:r w:rsidR="00A97728" w:rsidRPr="009F0EE4">
        <w:rPr>
          <w:rFonts w:ascii="Sylfaen" w:hAnsi="Sylfaen"/>
        </w:rPr>
        <w:t xml:space="preserve"> </w:t>
      </w:r>
      <w:r w:rsidR="00A97728" w:rsidRPr="009F0EE4">
        <w:rPr>
          <w:rFonts w:ascii="Sylfaen" w:hAnsi="Sylfaen" w:cs="Sylfaen"/>
        </w:rPr>
        <w:t>გამოითვლება</w:t>
      </w:r>
      <w:r w:rsidR="00A97728" w:rsidRPr="009F0EE4">
        <w:rPr>
          <w:rFonts w:ascii="Sylfaen" w:hAnsi="Sylfaen"/>
        </w:rPr>
        <w:t xml:space="preserve"> </w:t>
      </w:r>
      <w:r w:rsidR="00A97728" w:rsidRPr="009F0EE4">
        <w:rPr>
          <w:rFonts w:ascii="Sylfaen" w:hAnsi="Sylfaen" w:cs="Sylfaen"/>
        </w:rPr>
        <w:t>შემდეგი</w:t>
      </w:r>
      <w:r w:rsidR="00A97728" w:rsidRPr="009F0EE4">
        <w:rPr>
          <w:rFonts w:ascii="Sylfaen" w:hAnsi="Sylfaen"/>
        </w:rPr>
        <w:t xml:space="preserve"> </w:t>
      </w:r>
      <w:r w:rsidR="00A97728" w:rsidRPr="009F0EE4">
        <w:rPr>
          <w:rFonts w:ascii="Sylfaen" w:hAnsi="Sylfaen" w:cs="Sylfaen"/>
        </w:rPr>
        <w:t>წესით</w:t>
      </w:r>
      <w:r w:rsidR="00F31F66">
        <w:rPr>
          <w:rFonts w:ascii="Sylfaen" w:hAnsi="Sylfaen" w:cs="Sylfaen"/>
          <w:lang w:val="ka-GE"/>
        </w:rPr>
        <w:t>:</w:t>
      </w:r>
      <w:r w:rsidR="008972D7" w:rsidRPr="009F0EE4">
        <w:rPr>
          <w:rFonts w:ascii="Sylfaen" w:hAnsi="Sylfaen"/>
        </w:rPr>
        <w:t xml:space="preserve"> </w:t>
      </w:r>
      <w:r w:rsidR="00896697" w:rsidRPr="009F0EE4">
        <w:rPr>
          <w:rFonts w:ascii="Sylfaen" w:hAnsi="Sylfaen"/>
        </w:rPr>
        <w:t xml:space="preserve">0.05 </w:t>
      </w:r>
      <w:r w:rsidR="00896697" w:rsidRPr="009F0EE4">
        <w:rPr>
          <w:rFonts w:ascii="Sylfaen" w:hAnsi="Sylfaen" w:cs="Sylfaen"/>
        </w:rPr>
        <w:t>მ</w:t>
      </w:r>
      <w:r w:rsidR="00896697" w:rsidRPr="009F0EE4">
        <w:rPr>
          <w:rFonts w:ascii="Sylfaen" w:hAnsi="Sylfaen"/>
        </w:rPr>
        <w:t>-</w:t>
      </w:r>
      <w:r w:rsidR="00896697" w:rsidRPr="009F0EE4">
        <w:rPr>
          <w:rFonts w:ascii="Sylfaen" w:hAnsi="Sylfaen" w:cs="Sylfaen"/>
        </w:rPr>
        <w:t>ს</w:t>
      </w:r>
      <w:r w:rsidR="00A97728" w:rsidRPr="009F0EE4">
        <w:rPr>
          <w:rFonts w:ascii="Sylfaen" w:hAnsi="Sylfaen"/>
        </w:rPr>
        <w:t xml:space="preserve"> </w:t>
      </w:r>
      <w:r w:rsidR="00A97728" w:rsidRPr="009F0EE4">
        <w:rPr>
          <w:rFonts w:ascii="Sylfaen" w:hAnsi="Sylfaen" w:cs="Sylfaen"/>
        </w:rPr>
        <w:t>ემატება</w:t>
      </w:r>
      <w:r w:rsidR="00896697" w:rsidRPr="009F0EE4">
        <w:rPr>
          <w:rFonts w:ascii="Sylfaen" w:hAnsi="Sylfaen"/>
        </w:rPr>
        <w:t xml:space="preserve"> </w:t>
      </w:r>
      <w:r w:rsidR="00BB22B1" w:rsidRPr="009F0EE4">
        <w:rPr>
          <w:rFonts w:ascii="Sylfaen" w:hAnsi="Sylfaen" w:cs="Sylfaen"/>
        </w:rPr>
        <w:t>გვერდის</w:t>
      </w:r>
      <w:r w:rsidR="00BB22B1" w:rsidRPr="009F0EE4">
        <w:rPr>
          <w:rFonts w:ascii="Sylfaen" w:hAnsi="Sylfaen"/>
        </w:rPr>
        <w:t xml:space="preserve"> </w:t>
      </w:r>
      <w:r w:rsidR="00BB22B1" w:rsidRPr="009F0EE4">
        <w:rPr>
          <w:rFonts w:ascii="Sylfaen" w:hAnsi="Sylfaen" w:cs="Sylfaen"/>
        </w:rPr>
        <w:t>სიგრძისა</w:t>
      </w:r>
      <w:r w:rsidR="00BB22B1" w:rsidRPr="009F0EE4">
        <w:rPr>
          <w:rFonts w:ascii="Sylfaen" w:hAnsi="Sylfaen"/>
        </w:rPr>
        <w:t xml:space="preserve"> </w:t>
      </w:r>
      <w:r w:rsidR="00BB22B1" w:rsidRPr="009F0EE4">
        <w:rPr>
          <w:rFonts w:ascii="Sylfaen" w:hAnsi="Sylfaen" w:cs="Sylfaen"/>
        </w:rPr>
        <w:t>და</w:t>
      </w:r>
      <w:r w:rsidR="00BB22B1" w:rsidRPr="009F0EE4">
        <w:rPr>
          <w:rFonts w:ascii="Sylfaen" w:hAnsi="Sylfaen"/>
        </w:rPr>
        <w:t xml:space="preserve"> 10 </w:t>
      </w:r>
      <w:r w:rsidR="00BB22B1" w:rsidRPr="009F0EE4">
        <w:rPr>
          <w:rFonts w:ascii="Sylfaen" w:hAnsi="Sylfaen" w:cs="Sylfaen"/>
        </w:rPr>
        <w:t>მეტრის</w:t>
      </w:r>
      <w:r w:rsidR="00BB22B1" w:rsidRPr="009F0EE4">
        <w:rPr>
          <w:rFonts w:ascii="Sylfaen" w:hAnsi="Sylfaen"/>
        </w:rPr>
        <w:t xml:space="preserve"> </w:t>
      </w:r>
      <w:r w:rsidR="00BB22B1" w:rsidRPr="009F0EE4">
        <w:rPr>
          <w:rFonts w:ascii="Sylfaen" w:hAnsi="Sylfaen" w:cs="Sylfaen"/>
        </w:rPr>
        <w:t>სხვაობის</w:t>
      </w:r>
      <w:r w:rsidR="00BB22B1" w:rsidRPr="009F0EE4">
        <w:rPr>
          <w:rFonts w:ascii="Sylfaen" w:hAnsi="Sylfaen"/>
        </w:rPr>
        <w:t xml:space="preserve"> 0.1%.</w:t>
      </w:r>
    </w:p>
    <w:p w14:paraId="5EBA762B" w14:textId="77777777" w:rsidR="00081F26" w:rsidRPr="009F0EE4" w:rsidRDefault="00786E7C" w:rsidP="001C53C4">
      <w:pPr>
        <w:pStyle w:val="NoSpacing"/>
        <w:spacing w:line="276" w:lineRule="auto"/>
        <w:ind w:firstLine="540"/>
        <w:jc w:val="both"/>
        <w:rPr>
          <w:rFonts w:ascii="Sylfaen" w:hAnsi="Sylfaen"/>
        </w:rPr>
      </w:pPr>
      <w:r w:rsidRPr="009F0EE4">
        <w:rPr>
          <w:rFonts w:ascii="Sylfaen" w:hAnsi="Sylfaen"/>
        </w:rPr>
        <w:t>3</w:t>
      </w:r>
      <w:r w:rsidR="00F5596B" w:rsidRPr="009F0EE4">
        <w:rPr>
          <w:rFonts w:ascii="Sylfaen" w:hAnsi="Sylfaen"/>
        </w:rPr>
        <w:t xml:space="preserve">. </w:t>
      </w:r>
      <w:r w:rsidR="00990546" w:rsidRPr="009F0EE4">
        <w:rPr>
          <w:rFonts w:ascii="Sylfaen" w:hAnsi="Sylfaen" w:cs="Sylfaen"/>
        </w:rPr>
        <w:t>შიდა</w:t>
      </w:r>
      <w:r w:rsidR="00990546" w:rsidRPr="009F0EE4">
        <w:rPr>
          <w:rFonts w:ascii="Sylfaen" w:hAnsi="Sylfaen"/>
        </w:rPr>
        <w:t xml:space="preserve"> </w:t>
      </w:r>
      <w:r w:rsidR="00D90147" w:rsidRPr="009F0EE4">
        <w:rPr>
          <w:rFonts w:ascii="Sylfaen" w:hAnsi="Sylfaen" w:cs="Sylfaen"/>
        </w:rPr>
        <w:t>აზომვით</w:t>
      </w:r>
      <w:r w:rsidR="00D90147" w:rsidRPr="009F0EE4">
        <w:rPr>
          <w:rFonts w:ascii="Sylfaen" w:hAnsi="Sylfaen"/>
        </w:rPr>
        <w:t xml:space="preserve"> </w:t>
      </w:r>
      <w:r w:rsidR="00D90147" w:rsidRPr="009F0EE4">
        <w:rPr>
          <w:rFonts w:ascii="Sylfaen" w:hAnsi="Sylfaen" w:cs="Sylfaen"/>
        </w:rPr>
        <w:t>ნახაზზე</w:t>
      </w:r>
      <w:r w:rsidR="00D90147" w:rsidRPr="009F0EE4">
        <w:rPr>
          <w:rFonts w:ascii="Sylfaen" w:hAnsi="Sylfaen"/>
        </w:rPr>
        <w:t xml:space="preserve">, </w:t>
      </w:r>
      <w:r w:rsidR="00D90147" w:rsidRPr="009F0EE4">
        <w:rPr>
          <w:rFonts w:ascii="Sylfaen" w:hAnsi="Sylfaen" w:cs="Sylfaen"/>
        </w:rPr>
        <w:t>ამ</w:t>
      </w:r>
      <w:r w:rsidR="00D90147" w:rsidRPr="009F0EE4">
        <w:rPr>
          <w:rFonts w:ascii="Sylfaen" w:hAnsi="Sylfaen"/>
        </w:rPr>
        <w:t xml:space="preserve"> </w:t>
      </w:r>
      <w:r w:rsidR="00D90147" w:rsidRPr="009F0EE4">
        <w:rPr>
          <w:rFonts w:ascii="Sylfaen" w:hAnsi="Sylfaen" w:cs="Sylfaen"/>
        </w:rPr>
        <w:t>წესის</w:t>
      </w:r>
      <w:r w:rsidR="00D90147" w:rsidRPr="009F0EE4">
        <w:rPr>
          <w:rFonts w:ascii="Sylfaen" w:hAnsi="Sylfaen"/>
        </w:rPr>
        <w:t xml:space="preserve"> </w:t>
      </w:r>
      <w:r w:rsidR="00D90147" w:rsidRPr="009F0EE4">
        <w:rPr>
          <w:rFonts w:ascii="Sylfaen" w:hAnsi="Sylfaen" w:cs="Sylfaen"/>
        </w:rPr>
        <w:t>მოთხოვნების</w:t>
      </w:r>
      <w:r w:rsidR="00D90147" w:rsidRPr="009F0EE4">
        <w:rPr>
          <w:rFonts w:ascii="Sylfaen" w:hAnsi="Sylfaen"/>
        </w:rPr>
        <w:t xml:space="preserve"> </w:t>
      </w:r>
      <w:r w:rsidR="00D90147" w:rsidRPr="009F0EE4">
        <w:rPr>
          <w:rFonts w:ascii="Sylfaen" w:hAnsi="Sylfaen" w:cs="Sylfaen"/>
        </w:rPr>
        <w:t>გათვალისწინებით</w:t>
      </w:r>
      <w:r w:rsidR="00D90147" w:rsidRPr="009F0EE4">
        <w:rPr>
          <w:rFonts w:ascii="Sylfaen" w:hAnsi="Sylfaen"/>
        </w:rPr>
        <w:t xml:space="preserve">, </w:t>
      </w:r>
      <w:r w:rsidR="00D04E60" w:rsidRPr="009F0EE4">
        <w:rPr>
          <w:rFonts w:ascii="Sylfaen" w:hAnsi="Sylfaen" w:cs="Sylfaen"/>
        </w:rPr>
        <w:t>ასახული</w:t>
      </w:r>
      <w:r w:rsidR="00D04E60" w:rsidRPr="009F0EE4">
        <w:rPr>
          <w:rFonts w:ascii="Sylfaen" w:hAnsi="Sylfaen"/>
        </w:rPr>
        <w:t xml:space="preserve"> </w:t>
      </w:r>
      <w:r w:rsidR="00D90147" w:rsidRPr="009F0EE4">
        <w:rPr>
          <w:rFonts w:ascii="Sylfaen" w:hAnsi="Sylfaen" w:cs="Sylfaen"/>
        </w:rPr>
        <w:t>უნდა</w:t>
      </w:r>
      <w:r w:rsidR="00B91293" w:rsidRPr="009F0EE4">
        <w:rPr>
          <w:rFonts w:ascii="Sylfaen" w:hAnsi="Sylfaen"/>
        </w:rPr>
        <w:t xml:space="preserve"> </w:t>
      </w:r>
      <w:r w:rsidR="008030EB" w:rsidRPr="009F0EE4">
        <w:rPr>
          <w:rFonts w:ascii="Sylfaen" w:hAnsi="Sylfaen" w:cs="Sylfaen"/>
        </w:rPr>
        <w:t>იყოს</w:t>
      </w:r>
      <w:r w:rsidR="00B91293" w:rsidRPr="009F0EE4">
        <w:rPr>
          <w:rFonts w:ascii="Sylfaen" w:hAnsi="Sylfaen"/>
        </w:rPr>
        <w:t>:</w:t>
      </w:r>
    </w:p>
    <w:p w14:paraId="3254427D" w14:textId="628BD62B" w:rsidR="00D90147" w:rsidRPr="009F0EE4" w:rsidRDefault="00097EAE" w:rsidP="001C53C4">
      <w:pPr>
        <w:pStyle w:val="NoSpacing"/>
        <w:spacing w:line="276" w:lineRule="auto"/>
        <w:ind w:firstLine="540"/>
        <w:jc w:val="both"/>
        <w:rPr>
          <w:rFonts w:ascii="Sylfaen" w:hAnsi="Sylfaen"/>
        </w:rPr>
      </w:pPr>
      <w:r w:rsidRPr="009F0EE4">
        <w:rPr>
          <w:rFonts w:ascii="Sylfaen" w:hAnsi="Sylfaen" w:cs="Sylfaen"/>
        </w:rPr>
        <w:t>ა</w:t>
      </w:r>
      <w:r w:rsidR="00B91293" w:rsidRPr="009F0EE4">
        <w:rPr>
          <w:rFonts w:ascii="Sylfaen" w:hAnsi="Sylfaen"/>
        </w:rPr>
        <w:t xml:space="preserve">) </w:t>
      </w:r>
      <w:r w:rsidR="00B91293" w:rsidRPr="009F0EE4">
        <w:rPr>
          <w:rFonts w:ascii="Sylfaen" w:hAnsi="Sylfaen" w:cs="Sylfaen"/>
        </w:rPr>
        <w:t>შენობა</w:t>
      </w:r>
      <w:r w:rsidR="00B91293" w:rsidRPr="009F0EE4">
        <w:rPr>
          <w:rFonts w:ascii="Sylfaen" w:hAnsi="Sylfaen"/>
        </w:rPr>
        <w:t>-</w:t>
      </w:r>
      <w:r w:rsidR="00B91293" w:rsidRPr="009F0EE4">
        <w:rPr>
          <w:rFonts w:ascii="Sylfaen" w:hAnsi="Sylfaen" w:cs="Sylfaen"/>
        </w:rPr>
        <w:t>ნაგებობის</w:t>
      </w:r>
      <w:r w:rsidR="0049768E" w:rsidRPr="009F0EE4">
        <w:rPr>
          <w:rFonts w:ascii="Sylfaen" w:hAnsi="Sylfaen"/>
        </w:rPr>
        <w:t xml:space="preserve"> </w:t>
      </w:r>
      <w:r w:rsidR="00B91293" w:rsidRPr="009F0EE4">
        <w:rPr>
          <w:rFonts w:ascii="Sylfaen" w:hAnsi="Sylfaen" w:cs="Sylfaen"/>
        </w:rPr>
        <w:t>გეგმა</w:t>
      </w:r>
      <w:r w:rsidR="00B91293" w:rsidRPr="009F0EE4">
        <w:rPr>
          <w:rFonts w:ascii="Sylfaen" w:hAnsi="Sylfaen"/>
        </w:rPr>
        <w:t xml:space="preserve"> </w:t>
      </w:r>
      <w:r w:rsidR="0049768E" w:rsidRPr="009F0EE4">
        <w:rPr>
          <w:rFonts w:ascii="Sylfaen" w:hAnsi="Sylfaen" w:cs="Sylfaen"/>
        </w:rPr>
        <w:t>სართ</w:t>
      </w:r>
      <w:r w:rsidR="00B91293" w:rsidRPr="009F0EE4">
        <w:rPr>
          <w:rFonts w:ascii="Sylfaen" w:hAnsi="Sylfaen" w:cs="Sylfaen"/>
        </w:rPr>
        <w:t>ულის</w:t>
      </w:r>
      <w:r w:rsidR="007C6A70">
        <w:rPr>
          <w:rFonts w:ascii="Sylfaen" w:hAnsi="Sylfaen" w:cs="Sylfaen"/>
          <w:lang w:val="ka-GE"/>
        </w:rPr>
        <w:t>/სართულების</w:t>
      </w:r>
      <w:r w:rsidR="00B91293" w:rsidRPr="009F0EE4">
        <w:rPr>
          <w:rFonts w:ascii="Sylfaen" w:hAnsi="Sylfaen"/>
        </w:rPr>
        <w:t xml:space="preserve"> </w:t>
      </w:r>
      <w:r w:rsidR="00B91293" w:rsidRPr="009F0EE4">
        <w:rPr>
          <w:rFonts w:ascii="Sylfaen" w:hAnsi="Sylfaen" w:cs="Sylfaen"/>
        </w:rPr>
        <w:t>მითითებით</w:t>
      </w:r>
      <w:r w:rsidR="00D90147" w:rsidRPr="009F0EE4">
        <w:rPr>
          <w:rFonts w:ascii="Sylfaen" w:hAnsi="Sylfaen"/>
        </w:rPr>
        <w:t>;</w:t>
      </w:r>
    </w:p>
    <w:p w14:paraId="65877A58" w14:textId="77777777" w:rsidR="00D90147" w:rsidRPr="009F0EE4" w:rsidRDefault="00097EAE" w:rsidP="001C53C4">
      <w:pPr>
        <w:pStyle w:val="NoSpacing"/>
        <w:spacing w:line="276" w:lineRule="auto"/>
        <w:ind w:firstLine="540"/>
        <w:jc w:val="both"/>
        <w:rPr>
          <w:rFonts w:ascii="Sylfaen" w:hAnsi="Sylfaen"/>
        </w:rPr>
      </w:pPr>
      <w:r w:rsidRPr="009F0EE4">
        <w:rPr>
          <w:rFonts w:ascii="Sylfaen" w:hAnsi="Sylfaen" w:cs="Sylfaen"/>
        </w:rPr>
        <w:t>ბ</w:t>
      </w:r>
      <w:r w:rsidR="00D90147" w:rsidRPr="009F0EE4">
        <w:rPr>
          <w:rFonts w:ascii="Sylfaen" w:hAnsi="Sylfaen"/>
        </w:rPr>
        <w:t xml:space="preserve">) </w:t>
      </w:r>
      <w:r w:rsidR="00D90147" w:rsidRPr="009F0EE4">
        <w:rPr>
          <w:rFonts w:ascii="Sylfaen" w:hAnsi="Sylfaen" w:cs="Sylfaen"/>
        </w:rPr>
        <w:t>ცალკე</w:t>
      </w:r>
      <w:r w:rsidR="00D90147" w:rsidRPr="009F0EE4">
        <w:rPr>
          <w:rFonts w:ascii="Sylfaen" w:hAnsi="Sylfaen"/>
        </w:rPr>
        <w:t xml:space="preserve"> </w:t>
      </w:r>
      <w:r w:rsidR="00D90147" w:rsidRPr="009F0EE4">
        <w:rPr>
          <w:rFonts w:ascii="Sylfaen" w:hAnsi="Sylfaen" w:cs="Sylfaen"/>
        </w:rPr>
        <w:t>უფლების</w:t>
      </w:r>
      <w:r w:rsidR="00D90147" w:rsidRPr="009F0EE4">
        <w:rPr>
          <w:rFonts w:ascii="Sylfaen" w:hAnsi="Sylfaen"/>
        </w:rPr>
        <w:t xml:space="preserve"> </w:t>
      </w:r>
      <w:r w:rsidR="00D90147" w:rsidRPr="009F0EE4">
        <w:rPr>
          <w:rFonts w:ascii="Sylfaen" w:hAnsi="Sylfaen" w:cs="Sylfaen"/>
        </w:rPr>
        <w:t>ობიექტი</w:t>
      </w:r>
      <w:r w:rsidR="003C196E" w:rsidRPr="009F0EE4">
        <w:rPr>
          <w:rFonts w:ascii="Sylfaen" w:hAnsi="Sylfaen"/>
        </w:rPr>
        <w:t xml:space="preserve"> (</w:t>
      </w:r>
      <w:r w:rsidR="003C196E" w:rsidRPr="009F0EE4">
        <w:rPr>
          <w:rFonts w:ascii="Sylfaen" w:hAnsi="Sylfaen" w:cs="Sylfaen"/>
        </w:rPr>
        <w:t>არსებობის</w:t>
      </w:r>
      <w:r w:rsidR="003C196E" w:rsidRPr="009F0EE4">
        <w:rPr>
          <w:rFonts w:ascii="Sylfaen" w:hAnsi="Sylfaen"/>
        </w:rPr>
        <w:t xml:space="preserve"> </w:t>
      </w:r>
      <w:r w:rsidR="003C196E" w:rsidRPr="009F0EE4">
        <w:rPr>
          <w:rFonts w:ascii="Sylfaen" w:hAnsi="Sylfaen" w:cs="Sylfaen"/>
        </w:rPr>
        <w:t>შემთხვევაში</w:t>
      </w:r>
      <w:r w:rsidR="003C196E" w:rsidRPr="009F0EE4">
        <w:rPr>
          <w:rFonts w:ascii="Sylfaen" w:hAnsi="Sylfaen"/>
        </w:rPr>
        <w:t>)</w:t>
      </w:r>
      <w:r w:rsidR="00D90147" w:rsidRPr="009F0EE4">
        <w:rPr>
          <w:rFonts w:ascii="Sylfaen" w:hAnsi="Sylfaen"/>
        </w:rPr>
        <w:t>;</w:t>
      </w:r>
    </w:p>
    <w:p w14:paraId="196D6002" w14:textId="77777777" w:rsidR="00D90147" w:rsidRPr="009F0EE4" w:rsidRDefault="00097EAE" w:rsidP="001C53C4">
      <w:pPr>
        <w:pStyle w:val="NoSpacing"/>
        <w:spacing w:line="276" w:lineRule="auto"/>
        <w:ind w:firstLine="540"/>
        <w:jc w:val="both"/>
        <w:rPr>
          <w:rFonts w:ascii="Sylfaen" w:hAnsi="Sylfaen"/>
        </w:rPr>
      </w:pPr>
      <w:r w:rsidRPr="009F0EE4">
        <w:rPr>
          <w:rFonts w:ascii="Sylfaen" w:hAnsi="Sylfaen" w:cs="Sylfaen"/>
        </w:rPr>
        <w:t>გ</w:t>
      </w:r>
      <w:r w:rsidR="00D90147" w:rsidRPr="009F0EE4">
        <w:rPr>
          <w:rFonts w:ascii="Sylfaen" w:hAnsi="Sylfaen"/>
        </w:rPr>
        <w:t xml:space="preserve">) </w:t>
      </w:r>
      <w:r w:rsidR="00D90147" w:rsidRPr="009F0EE4">
        <w:rPr>
          <w:rFonts w:ascii="Sylfaen" w:hAnsi="Sylfaen" w:cs="Sylfaen"/>
        </w:rPr>
        <w:t>უფლებრივი</w:t>
      </w:r>
      <w:r w:rsidR="00D90147" w:rsidRPr="009F0EE4">
        <w:rPr>
          <w:rFonts w:ascii="Sylfaen" w:hAnsi="Sylfaen"/>
        </w:rPr>
        <w:t xml:space="preserve"> </w:t>
      </w:r>
      <w:r w:rsidR="00D90147" w:rsidRPr="009F0EE4">
        <w:rPr>
          <w:rFonts w:ascii="Sylfaen" w:hAnsi="Sylfaen" w:cs="Sylfaen"/>
        </w:rPr>
        <w:t>შეზღუდვის</w:t>
      </w:r>
      <w:r w:rsidR="00D90147" w:rsidRPr="009F0EE4">
        <w:rPr>
          <w:rFonts w:ascii="Sylfaen" w:hAnsi="Sylfaen"/>
        </w:rPr>
        <w:t xml:space="preserve"> </w:t>
      </w:r>
      <w:r w:rsidR="00D90147" w:rsidRPr="009F0EE4">
        <w:rPr>
          <w:rFonts w:ascii="Sylfaen" w:hAnsi="Sylfaen" w:cs="Sylfaen"/>
        </w:rPr>
        <w:t>ან</w:t>
      </w:r>
      <w:r w:rsidR="00D90147" w:rsidRPr="009F0EE4">
        <w:rPr>
          <w:rFonts w:ascii="Sylfaen" w:hAnsi="Sylfaen"/>
        </w:rPr>
        <w:t>/</w:t>
      </w:r>
      <w:r w:rsidR="00D90147" w:rsidRPr="009F0EE4">
        <w:rPr>
          <w:rFonts w:ascii="Sylfaen" w:hAnsi="Sylfaen" w:cs="Sylfaen"/>
        </w:rPr>
        <w:t>და</w:t>
      </w:r>
      <w:r w:rsidR="00D90147" w:rsidRPr="009F0EE4">
        <w:rPr>
          <w:rFonts w:ascii="Sylfaen" w:hAnsi="Sylfaen"/>
        </w:rPr>
        <w:t xml:space="preserve"> </w:t>
      </w:r>
      <w:r w:rsidR="00D90147" w:rsidRPr="009F0EE4">
        <w:rPr>
          <w:rFonts w:ascii="Sylfaen" w:hAnsi="Sylfaen" w:cs="Sylfaen"/>
        </w:rPr>
        <w:t>დატვირთვის</w:t>
      </w:r>
      <w:r w:rsidR="00D90147" w:rsidRPr="009F0EE4">
        <w:rPr>
          <w:rFonts w:ascii="Sylfaen" w:hAnsi="Sylfaen"/>
        </w:rPr>
        <w:t xml:space="preserve"> </w:t>
      </w:r>
      <w:r w:rsidR="00D90147" w:rsidRPr="009F0EE4">
        <w:rPr>
          <w:rFonts w:ascii="Sylfaen" w:hAnsi="Sylfaen" w:cs="Sylfaen"/>
        </w:rPr>
        <w:t>საზღვრები</w:t>
      </w:r>
      <w:r w:rsidR="003C196E" w:rsidRPr="009F0EE4">
        <w:rPr>
          <w:rFonts w:ascii="Sylfaen" w:hAnsi="Sylfaen"/>
        </w:rPr>
        <w:t xml:space="preserve"> (</w:t>
      </w:r>
      <w:r w:rsidR="003C196E" w:rsidRPr="009F0EE4">
        <w:rPr>
          <w:rFonts w:ascii="Sylfaen" w:hAnsi="Sylfaen" w:cs="Sylfaen"/>
        </w:rPr>
        <w:t>არსებობის</w:t>
      </w:r>
      <w:r w:rsidR="003C196E" w:rsidRPr="009F0EE4">
        <w:rPr>
          <w:rFonts w:ascii="Sylfaen" w:hAnsi="Sylfaen"/>
        </w:rPr>
        <w:t xml:space="preserve"> </w:t>
      </w:r>
      <w:r w:rsidR="003C196E" w:rsidRPr="009F0EE4">
        <w:rPr>
          <w:rFonts w:ascii="Sylfaen" w:hAnsi="Sylfaen" w:cs="Sylfaen"/>
        </w:rPr>
        <w:t>შემთხვევაში</w:t>
      </w:r>
      <w:r w:rsidR="003C196E" w:rsidRPr="009F0EE4">
        <w:rPr>
          <w:rFonts w:ascii="Sylfaen" w:hAnsi="Sylfaen"/>
        </w:rPr>
        <w:t>)</w:t>
      </w:r>
      <w:r w:rsidR="00D90147" w:rsidRPr="009F0EE4">
        <w:rPr>
          <w:rFonts w:ascii="Sylfaen" w:hAnsi="Sylfaen"/>
        </w:rPr>
        <w:t>;</w:t>
      </w:r>
    </w:p>
    <w:p w14:paraId="1408DEA2" w14:textId="77777777" w:rsidR="00F43703" w:rsidRPr="009F0EE4" w:rsidRDefault="008972D7" w:rsidP="001C53C4">
      <w:pPr>
        <w:pStyle w:val="NoSpacing"/>
        <w:spacing w:line="276" w:lineRule="auto"/>
        <w:ind w:firstLine="540"/>
        <w:jc w:val="both"/>
        <w:rPr>
          <w:rFonts w:ascii="Sylfaen" w:hAnsi="Sylfaen"/>
        </w:rPr>
      </w:pPr>
      <w:r w:rsidRPr="009F0EE4">
        <w:rPr>
          <w:rFonts w:ascii="Sylfaen" w:hAnsi="Sylfaen" w:cs="Sylfaen"/>
        </w:rPr>
        <w:t>დ</w:t>
      </w:r>
      <w:r w:rsidR="00FA6C51" w:rsidRPr="009F0EE4">
        <w:rPr>
          <w:rFonts w:ascii="Sylfaen" w:hAnsi="Sylfaen"/>
        </w:rPr>
        <w:t xml:space="preserve">) </w:t>
      </w:r>
      <w:r w:rsidR="0018243D" w:rsidRPr="009F0EE4">
        <w:rPr>
          <w:rFonts w:ascii="Sylfaen" w:hAnsi="Sylfaen" w:cs="Sylfaen"/>
        </w:rPr>
        <w:t>შენობა</w:t>
      </w:r>
      <w:r w:rsidR="0018243D" w:rsidRPr="009F0EE4">
        <w:rPr>
          <w:rFonts w:ascii="Sylfaen" w:hAnsi="Sylfaen"/>
        </w:rPr>
        <w:t>-</w:t>
      </w:r>
      <w:r w:rsidR="0018243D" w:rsidRPr="009F0EE4">
        <w:rPr>
          <w:rFonts w:ascii="Sylfaen" w:hAnsi="Sylfaen" w:cs="Sylfaen"/>
        </w:rPr>
        <w:t>ნაგებობის</w:t>
      </w:r>
      <w:r w:rsidR="0018243D" w:rsidRPr="009F0EE4">
        <w:rPr>
          <w:rFonts w:ascii="Sylfaen" w:hAnsi="Sylfaen"/>
        </w:rPr>
        <w:t xml:space="preserve"> </w:t>
      </w:r>
      <w:r w:rsidR="0018243D" w:rsidRPr="009F0EE4">
        <w:rPr>
          <w:rFonts w:ascii="Sylfaen" w:hAnsi="Sylfaen" w:cs="Sylfaen"/>
        </w:rPr>
        <w:t>ერთეულის</w:t>
      </w:r>
      <w:r w:rsidR="0018243D" w:rsidRPr="009F0EE4">
        <w:rPr>
          <w:rFonts w:ascii="Sylfaen" w:hAnsi="Sylfaen"/>
        </w:rPr>
        <w:t xml:space="preserve"> </w:t>
      </w:r>
      <w:r w:rsidRPr="009F0EE4">
        <w:rPr>
          <w:rFonts w:ascii="Sylfaen" w:hAnsi="Sylfaen" w:cs="Sylfaen"/>
        </w:rPr>
        <w:t>საკადასტრო</w:t>
      </w:r>
      <w:r w:rsidRPr="009F0EE4">
        <w:rPr>
          <w:rFonts w:ascii="Sylfaen" w:hAnsi="Sylfaen"/>
        </w:rPr>
        <w:t xml:space="preserve"> </w:t>
      </w:r>
      <w:r w:rsidRPr="009F0EE4">
        <w:rPr>
          <w:rFonts w:ascii="Sylfaen" w:hAnsi="Sylfaen" w:cs="Sylfaen"/>
        </w:rPr>
        <w:t>კოდი</w:t>
      </w:r>
      <w:r w:rsidRPr="009F0EE4">
        <w:rPr>
          <w:rFonts w:ascii="Sylfaen" w:hAnsi="Sylfaen"/>
        </w:rPr>
        <w:t xml:space="preserve"> (</w:t>
      </w:r>
      <w:r w:rsidRPr="009F0EE4">
        <w:rPr>
          <w:rFonts w:ascii="Sylfaen" w:hAnsi="Sylfaen" w:cs="Sylfaen"/>
        </w:rPr>
        <w:t>არსებობის</w:t>
      </w:r>
      <w:r w:rsidRPr="009F0EE4">
        <w:rPr>
          <w:rFonts w:ascii="Sylfaen" w:hAnsi="Sylfaen"/>
        </w:rPr>
        <w:t xml:space="preserve"> </w:t>
      </w:r>
      <w:r w:rsidRPr="009F0EE4">
        <w:rPr>
          <w:rFonts w:ascii="Sylfaen" w:hAnsi="Sylfaen" w:cs="Sylfaen"/>
        </w:rPr>
        <w:t>შემთხვევაში</w:t>
      </w:r>
      <w:r w:rsidRPr="009F0EE4">
        <w:rPr>
          <w:rFonts w:ascii="Sylfaen" w:hAnsi="Sylfaen"/>
        </w:rPr>
        <w:t>)</w:t>
      </w:r>
      <w:r w:rsidR="00D26724" w:rsidRPr="009F0EE4">
        <w:rPr>
          <w:rFonts w:ascii="Sylfaen" w:hAnsi="Sylfaen"/>
        </w:rPr>
        <w:t xml:space="preserve">, </w:t>
      </w:r>
      <w:r w:rsidRPr="009F0EE4">
        <w:rPr>
          <w:rFonts w:ascii="Sylfaen" w:hAnsi="Sylfaen" w:cs="Sylfaen"/>
        </w:rPr>
        <w:t>ადგილმდებარეობა</w:t>
      </w:r>
      <w:r w:rsidR="001E40FC" w:rsidRPr="009F0EE4">
        <w:rPr>
          <w:rFonts w:ascii="Sylfaen" w:hAnsi="Sylfaen"/>
        </w:rPr>
        <w:t>/</w:t>
      </w:r>
      <w:r w:rsidRPr="009F0EE4">
        <w:rPr>
          <w:rFonts w:ascii="Sylfaen" w:hAnsi="Sylfaen" w:cs="Sylfaen"/>
        </w:rPr>
        <w:t>მისამართი</w:t>
      </w:r>
      <w:r w:rsidR="00762D54" w:rsidRPr="009F0EE4">
        <w:rPr>
          <w:rFonts w:ascii="Sylfaen" w:hAnsi="Sylfaen"/>
        </w:rPr>
        <w:t xml:space="preserve">, </w:t>
      </w:r>
      <w:r w:rsidR="00762D54" w:rsidRPr="009F0EE4">
        <w:rPr>
          <w:rFonts w:ascii="Sylfaen" w:hAnsi="Sylfaen" w:cs="Sylfaen"/>
        </w:rPr>
        <w:t>საკადასტრო</w:t>
      </w:r>
      <w:r w:rsidR="00762D54" w:rsidRPr="009F0EE4">
        <w:rPr>
          <w:rFonts w:ascii="Sylfaen" w:hAnsi="Sylfaen"/>
        </w:rPr>
        <w:t xml:space="preserve"> </w:t>
      </w:r>
      <w:r w:rsidR="00762D54" w:rsidRPr="009F0EE4">
        <w:rPr>
          <w:rFonts w:ascii="Sylfaen" w:hAnsi="Sylfaen" w:cs="Sylfaen"/>
        </w:rPr>
        <w:t>გეგმაზე</w:t>
      </w:r>
      <w:r w:rsidR="00762D54" w:rsidRPr="009F0EE4">
        <w:rPr>
          <w:rFonts w:ascii="Sylfaen" w:hAnsi="Sylfaen"/>
        </w:rPr>
        <w:t xml:space="preserve"> </w:t>
      </w:r>
      <w:r w:rsidR="00762D54" w:rsidRPr="009F0EE4">
        <w:rPr>
          <w:rFonts w:ascii="Sylfaen" w:hAnsi="Sylfaen" w:cs="Sylfaen"/>
        </w:rPr>
        <w:t>მი</w:t>
      </w:r>
      <w:r w:rsidRPr="009F0EE4">
        <w:rPr>
          <w:rFonts w:ascii="Sylfaen" w:hAnsi="Sylfaen" w:cs="Sylfaen"/>
        </w:rPr>
        <w:t>თითებული</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ნომერი</w:t>
      </w:r>
      <w:r w:rsidRPr="009F0EE4">
        <w:rPr>
          <w:rFonts w:ascii="Sylfaen" w:hAnsi="Sylfaen"/>
        </w:rPr>
        <w:t xml:space="preserve">, </w:t>
      </w:r>
      <w:r w:rsidR="00D26724" w:rsidRPr="009F0EE4">
        <w:rPr>
          <w:rFonts w:ascii="Sylfaen" w:hAnsi="Sylfaen" w:cs="Sylfaen"/>
        </w:rPr>
        <w:t>სართულ</w:t>
      </w:r>
      <w:r w:rsidRPr="009F0EE4">
        <w:rPr>
          <w:rFonts w:ascii="Sylfaen" w:hAnsi="Sylfaen" w:cs="Sylfaen"/>
        </w:rPr>
        <w:t>ისა</w:t>
      </w:r>
      <w:r w:rsidR="00D26724" w:rsidRPr="009F0EE4">
        <w:rPr>
          <w:rFonts w:ascii="Sylfaen" w:hAnsi="Sylfaen"/>
        </w:rPr>
        <w:t xml:space="preserve"> </w:t>
      </w:r>
      <w:r w:rsidR="00D26724" w:rsidRPr="009F0EE4">
        <w:rPr>
          <w:rFonts w:ascii="Sylfaen" w:hAnsi="Sylfaen" w:cs="Sylfaen"/>
        </w:rPr>
        <w:t>და</w:t>
      </w:r>
      <w:r w:rsidR="00D26724" w:rsidRPr="009F0EE4">
        <w:rPr>
          <w:rFonts w:ascii="Sylfaen" w:hAnsi="Sylfaen"/>
        </w:rPr>
        <w:t xml:space="preserve"> </w:t>
      </w:r>
      <w:r w:rsidR="00D26724" w:rsidRPr="009F0EE4">
        <w:rPr>
          <w:rFonts w:ascii="Sylfaen" w:hAnsi="Sylfaen" w:cs="Sylfaen"/>
        </w:rPr>
        <w:t>შენობა</w:t>
      </w:r>
      <w:r w:rsidR="00D26724" w:rsidRPr="009F0EE4">
        <w:rPr>
          <w:rFonts w:ascii="Sylfaen" w:hAnsi="Sylfaen"/>
        </w:rPr>
        <w:t>-</w:t>
      </w:r>
      <w:r w:rsidR="001A7996" w:rsidRPr="009F0EE4">
        <w:rPr>
          <w:rFonts w:ascii="Sylfaen" w:hAnsi="Sylfaen" w:cs="Sylfaen"/>
        </w:rPr>
        <w:t>ნაგებობ</w:t>
      </w:r>
      <w:r w:rsidR="00552610" w:rsidRPr="009F0EE4">
        <w:rPr>
          <w:rFonts w:ascii="Sylfaen" w:hAnsi="Sylfaen" w:cs="Sylfaen"/>
        </w:rPr>
        <w:t>ის</w:t>
      </w:r>
      <w:r w:rsidR="00D26724" w:rsidRPr="009F0EE4">
        <w:rPr>
          <w:rFonts w:ascii="Sylfaen" w:hAnsi="Sylfaen"/>
        </w:rPr>
        <w:t xml:space="preserve"> </w:t>
      </w:r>
      <w:r w:rsidR="00D26724" w:rsidRPr="009F0EE4">
        <w:rPr>
          <w:rFonts w:ascii="Sylfaen" w:hAnsi="Sylfaen" w:cs="Sylfaen"/>
        </w:rPr>
        <w:t>ერთეულის</w:t>
      </w:r>
      <w:r w:rsidR="00552610" w:rsidRPr="009F0EE4">
        <w:rPr>
          <w:rFonts w:ascii="Sylfaen" w:hAnsi="Sylfaen"/>
        </w:rPr>
        <w:t xml:space="preserve"> </w:t>
      </w:r>
      <w:r w:rsidR="00552610" w:rsidRPr="009F0EE4">
        <w:rPr>
          <w:rFonts w:ascii="Sylfaen" w:hAnsi="Sylfaen" w:cs="Sylfaen"/>
        </w:rPr>
        <w:t>ნომერ</w:t>
      </w:r>
      <w:r w:rsidRPr="009F0EE4">
        <w:rPr>
          <w:rFonts w:ascii="Sylfaen" w:hAnsi="Sylfaen" w:cs="Sylfaen"/>
        </w:rPr>
        <w:t>ი</w:t>
      </w:r>
      <w:r w:rsidRPr="009F0EE4">
        <w:rPr>
          <w:rFonts w:ascii="Sylfaen" w:hAnsi="Sylfaen"/>
        </w:rPr>
        <w:t>;</w:t>
      </w:r>
    </w:p>
    <w:p w14:paraId="33519F48" w14:textId="77777777" w:rsidR="00F43703" w:rsidRPr="009F0EE4" w:rsidRDefault="008972D7" w:rsidP="001C53C4">
      <w:pPr>
        <w:pStyle w:val="NoSpacing"/>
        <w:spacing w:line="276" w:lineRule="auto"/>
        <w:ind w:firstLine="540"/>
        <w:jc w:val="both"/>
        <w:rPr>
          <w:rFonts w:ascii="Sylfaen" w:hAnsi="Sylfaen"/>
        </w:rPr>
      </w:pPr>
      <w:r w:rsidRPr="009F0EE4">
        <w:rPr>
          <w:rFonts w:ascii="Sylfaen" w:hAnsi="Sylfaen" w:cs="Sylfaen"/>
        </w:rPr>
        <w:lastRenderedPageBreak/>
        <w:t>ე</w:t>
      </w:r>
      <w:r w:rsidR="0018243D" w:rsidRPr="009F0EE4">
        <w:rPr>
          <w:rFonts w:ascii="Sylfaen" w:hAnsi="Sylfaen"/>
        </w:rPr>
        <w:t xml:space="preserve">) </w:t>
      </w:r>
      <w:r w:rsidR="0018243D" w:rsidRPr="009F0EE4">
        <w:rPr>
          <w:rFonts w:ascii="Sylfaen" w:hAnsi="Sylfaen" w:cs="Sylfaen"/>
        </w:rPr>
        <w:t>შენობა</w:t>
      </w:r>
      <w:r w:rsidR="0018243D" w:rsidRPr="009F0EE4">
        <w:rPr>
          <w:rFonts w:ascii="Sylfaen" w:hAnsi="Sylfaen"/>
        </w:rPr>
        <w:t>-</w:t>
      </w:r>
      <w:r w:rsidR="0018243D" w:rsidRPr="009F0EE4">
        <w:rPr>
          <w:rFonts w:ascii="Sylfaen" w:hAnsi="Sylfaen" w:cs="Sylfaen"/>
        </w:rPr>
        <w:t>ნაგებობის</w:t>
      </w:r>
      <w:r w:rsidR="00F43703" w:rsidRPr="009F0EE4">
        <w:rPr>
          <w:rFonts w:ascii="Sylfaen" w:hAnsi="Sylfaen"/>
        </w:rPr>
        <w:t xml:space="preserve"> </w:t>
      </w:r>
      <w:r w:rsidR="00F43703" w:rsidRPr="009F0EE4">
        <w:rPr>
          <w:rFonts w:ascii="Sylfaen" w:hAnsi="Sylfaen" w:cs="Sylfaen"/>
        </w:rPr>
        <w:t>ან</w:t>
      </w:r>
      <w:r w:rsidR="00F43703" w:rsidRPr="009F0EE4">
        <w:rPr>
          <w:rFonts w:ascii="Sylfaen" w:hAnsi="Sylfaen"/>
        </w:rPr>
        <w:t xml:space="preserve"> </w:t>
      </w:r>
      <w:r w:rsidR="00F43703" w:rsidRPr="009F0EE4">
        <w:rPr>
          <w:rFonts w:ascii="Sylfaen" w:hAnsi="Sylfaen" w:cs="Sylfaen"/>
        </w:rPr>
        <w:t>მისი</w:t>
      </w:r>
      <w:r w:rsidR="0018243D" w:rsidRPr="009F0EE4">
        <w:rPr>
          <w:rFonts w:ascii="Sylfaen" w:hAnsi="Sylfaen"/>
        </w:rPr>
        <w:t xml:space="preserve"> </w:t>
      </w:r>
      <w:r w:rsidR="0018243D" w:rsidRPr="009F0EE4">
        <w:rPr>
          <w:rFonts w:ascii="Sylfaen" w:hAnsi="Sylfaen" w:cs="Sylfaen"/>
        </w:rPr>
        <w:t>ერთეულის</w:t>
      </w:r>
      <w:r w:rsidR="00C517A4" w:rsidRPr="009F0EE4">
        <w:rPr>
          <w:rFonts w:ascii="Sylfaen" w:hAnsi="Sylfaen"/>
        </w:rPr>
        <w:t xml:space="preserve"> </w:t>
      </w:r>
      <w:r w:rsidR="00D547A7" w:rsidRPr="009F0EE4">
        <w:rPr>
          <w:rFonts w:ascii="Sylfaen" w:hAnsi="Sylfaen" w:cs="Sylfaen"/>
        </w:rPr>
        <w:t>ფუნქციური</w:t>
      </w:r>
      <w:r w:rsidR="00D547A7" w:rsidRPr="009F0EE4">
        <w:rPr>
          <w:rFonts w:ascii="Sylfaen" w:hAnsi="Sylfaen"/>
        </w:rPr>
        <w:t xml:space="preserve"> </w:t>
      </w:r>
      <w:r w:rsidR="00C517A4" w:rsidRPr="009F0EE4">
        <w:rPr>
          <w:rFonts w:ascii="Sylfaen" w:hAnsi="Sylfaen" w:cs="Sylfaen"/>
        </w:rPr>
        <w:t>დანიშნულება</w:t>
      </w:r>
      <w:r w:rsidR="00AA4686" w:rsidRPr="009F0EE4">
        <w:rPr>
          <w:rFonts w:ascii="Sylfaen" w:hAnsi="Sylfaen"/>
        </w:rPr>
        <w:t xml:space="preserve">, </w:t>
      </w:r>
      <w:r w:rsidR="00AA4686" w:rsidRPr="009F0EE4">
        <w:rPr>
          <w:rFonts w:ascii="Sylfaen" w:hAnsi="Sylfaen" w:cs="Sylfaen"/>
        </w:rPr>
        <w:t>რომელიც</w:t>
      </w:r>
      <w:r w:rsidR="00AA4686" w:rsidRPr="009F0EE4">
        <w:rPr>
          <w:rFonts w:ascii="Sylfaen" w:hAnsi="Sylfaen"/>
        </w:rPr>
        <w:t xml:space="preserve"> </w:t>
      </w:r>
      <w:r w:rsidR="00AA4686" w:rsidRPr="009F0EE4">
        <w:rPr>
          <w:rFonts w:ascii="Sylfaen" w:hAnsi="Sylfaen" w:cs="Sylfaen"/>
        </w:rPr>
        <w:t>შეიძლება</w:t>
      </w:r>
      <w:r w:rsidR="00AA4686" w:rsidRPr="009F0EE4">
        <w:rPr>
          <w:rFonts w:ascii="Sylfaen" w:hAnsi="Sylfaen"/>
        </w:rPr>
        <w:t xml:space="preserve"> </w:t>
      </w:r>
      <w:r w:rsidR="00AA4686" w:rsidRPr="009F0EE4">
        <w:rPr>
          <w:rFonts w:ascii="Sylfaen" w:hAnsi="Sylfaen" w:cs="Sylfaen"/>
        </w:rPr>
        <w:t>იყოს</w:t>
      </w:r>
      <w:r w:rsidR="00AA4686" w:rsidRPr="009F0EE4">
        <w:rPr>
          <w:rFonts w:ascii="Sylfaen" w:hAnsi="Sylfaen"/>
        </w:rPr>
        <w:t xml:space="preserve"> </w:t>
      </w:r>
      <w:r w:rsidR="00C517A4" w:rsidRPr="009F0EE4">
        <w:rPr>
          <w:rFonts w:ascii="Sylfaen" w:hAnsi="Sylfaen" w:cs="Sylfaen"/>
        </w:rPr>
        <w:t>საცხოვრებელი</w:t>
      </w:r>
      <w:r w:rsidR="00AA4686" w:rsidRPr="009F0EE4">
        <w:rPr>
          <w:rFonts w:ascii="Sylfaen" w:hAnsi="Sylfaen"/>
        </w:rPr>
        <w:t xml:space="preserve"> </w:t>
      </w:r>
      <w:r w:rsidR="00AA4686" w:rsidRPr="009F0EE4">
        <w:rPr>
          <w:rFonts w:ascii="Sylfaen" w:hAnsi="Sylfaen" w:cs="Sylfaen"/>
        </w:rPr>
        <w:t>ან</w:t>
      </w:r>
      <w:r w:rsidR="00C517A4" w:rsidRPr="009F0EE4">
        <w:rPr>
          <w:rFonts w:ascii="Sylfaen" w:hAnsi="Sylfaen"/>
        </w:rPr>
        <w:t xml:space="preserve"> </w:t>
      </w:r>
      <w:r w:rsidR="00C517A4" w:rsidRPr="009F0EE4">
        <w:rPr>
          <w:rFonts w:ascii="Sylfaen" w:hAnsi="Sylfaen" w:cs="Sylfaen"/>
        </w:rPr>
        <w:t>არასაცხოვრებელი</w:t>
      </w:r>
      <w:r w:rsidR="00F31F66">
        <w:rPr>
          <w:rFonts w:ascii="Sylfaen" w:hAnsi="Sylfaen" w:cs="Sylfaen"/>
          <w:lang w:val="ka-GE"/>
        </w:rPr>
        <w:t>,</w:t>
      </w:r>
      <w:r w:rsidR="00416CFF" w:rsidRPr="009F0EE4">
        <w:rPr>
          <w:rFonts w:ascii="Sylfaen" w:hAnsi="Sylfaen"/>
        </w:rPr>
        <w:t xml:space="preserve"> </w:t>
      </w:r>
      <w:r w:rsidR="00416CFF" w:rsidRPr="009F0EE4">
        <w:rPr>
          <w:rFonts w:ascii="Sylfaen" w:hAnsi="Sylfaen" w:cs="Sylfaen"/>
        </w:rPr>
        <w:t>და</w:t>
      </w:r>
      <w:r w:rsidR="00416CFF" w:rsidRPr="009F0EE4">
        <w:rPr>
          <w:rFonts w:ascii="Sylfaen" w:hAnsi="Sylfaen"/>
        </w:rPr>
        <w:t xml:space="preserve"> </w:t>
      </w:r>
      <w:r w:rsidR="00416CFF" w:rsidRPr="009F0EE4">
        <w:rPr>
          <w:rFonts w:ascii="Sylfaen" w:hAnsi="Sylfaen" w:cs="Sylfaen"/>
        </w:rPr>
        <w:t>რომლის</w:t>
      </w:r>
      <w:r w:rsidR="00416CFF" w:rsidRPr="009F0EE4">
        <w:rPr>
          <w:rFonts w:ascii="Sylfaen" w:hAnsi="Sylfaen"/>
        </w:rPr>
        <w:t xml:space="preserve"> </w:t>
      </w:r>
      <w:r w:rsidR="00416CFF" w:rsidRPr="009F0EE4">
        <w:rPr>
          <w:rFonts w:ascii="Sylfaen" w:hAnsi="Sylfaen" w:cs="Sylfaen"/>
        </w:rPr>
        <w:t>რეგისტრაცია</w:t>
      </w:r>
      <w:r w:rsidR="00416CFF" w:rsidRPr="009F0EE4">
        <w:rPr>
          <w:rFonts w:ascii="Sylfaen" w:hAnsi="Sylfaen"/>
        </w:rPr>
        <w:t xml:space="preserve"> </w:t>
      </w:r>
      <w:r w:rsidR="00416CFF" w:rsidRPr="009F0EE4">
        <w:rPr>
          <w:rFonts w:ascii="Sylfaen" w:hAnsi="Sylfaen" w:cs="Sylfaen"/>
        </w:rPr>
        <w:t>დასაშვებია</w:t>
      </w:r>
      <w:r w:rsidR="00416CFF" w:rsidRPr="009F0EE4">
        <w:rPr>
          <w:rFonts w:ascii="Sylfaen" w:hAnsi="Sylfaen"/>
        </w:rPr>
        <w:t xml:space="preserve"> </w:t>
      </w:r>
      <w:r w:rsidR="00416CFF" w:rsidRPr="009F0EE4">
        <w:rPr>
          <w:rFonts w:ascii="Sylfaen" w:hAnsi="Sylfaen" w:cs="Calibri"/>
        </w:rPr>
        <w:t>„</w:t>
      </w:r>
      <w:r w:rsidR="00416CFF" w:rsidRPr="009F0EE4">
        <w:rPr>
          <w:rFonts w:ascii="Sylfaen" w:hAnsi="Sylfaen" w:cs="Sylfaen"/>
        </w:rPr>
        <w:t>საჯარო</w:t>
      </w:r>
      <w:r w:rsidR="00416CFF" w:rsidRPr="009F0EE4">
        <w:rPr>
          <w:rFonts w:ascii="Sylfaen" w:hAnsi="Sylfaen"/>
        </w:rPr>
        <w:t xml:space="preserve"> </w:t>
      </w:r>
      <w:r w:rsidR="00416CFF" w:rsidRPr="009F0EE4">
        <w:rPr>
          <w:rFonts w:ascii="Sylfaen" w:hAnsi="Sylfaen" w:cs="Sylfaen"/>
        </w:rPr>
        <w:t>რეესტრის</w:t>
      </w:r>
      <w:r w:rsidR="00416CFF" w:rsidRPr="009F0EE4">
        <w:rPr>
          <w:rFonts w:ascii="Sylfaen" w:hAnsi="Sylfaen"/>
        </w:rPr>
        <w:t xml:space="preserve"> </w:t>
      </w:r>
      <w:r w:rsidR="00416CFF" w:rsidRPr="009F0EE4">
        <w:rPr>
          <w:rFonts w:ascii="Sylfaen" w:hAnsi="Sylfaen" w:cs="Sylfaen"/>
        </w:rPr>
        <w:t>შესახებ</w:t>
      </w:r>
      <w:r w:rsidR="00416CFF" w:rsidRPr="009F0EE4">
        <w:rPr>
          <w:rFonts w:ascii="Sylfaen" w:hAnsi="Sylfaen" w:cs="Calibri"/>
        </w:rPr>
        <w:t>“</w:t>
      </w:r>
      <w:r w:rsidR="00416CFF" w:rsidRPr="009F0EE4">
        <w:rPr>
          <w:rFonts w:ascii="Sylfaen" w:hAnsi="Sylfaen"/>
        </w:rPr>
        <w:t xml:space="preserve"> </w:t>
      </w:r>
      <w:r w:rsidR="00416CFF" w:rsidRPr="009F0EE4">
        <w:rPr>
          <w:rFonts w:ascii="Sylfaen" w:hAnsi="Sylfaen" w:cs="Sylfaen"/>
        </w:rPr>
        <w:t>საქართველოს</w:t>
      </w:r>
      <w:r w:rsidR="00416CFF" w:rsidRPr="009F0EE4">
        <w:rPr>
          <w:rFonts w:ascii="Sylfaen" w:hAnsi="Sylfaen"/>
        </w:rPr>
        <w:t xml:space="preserve"> </w:t>
      </w:r>
      <w:r w:rsidR="00416CFF" w:rsidRPr="009F0EE4">
        <w:rPr>
          <w:rFonts w:ascii="Sylfaen" w:hAnsi="Sylfaen" w:cs="Sylfaen"/>
        </w:rPr>
        <w:t>კანონის</w:t>
      </w:r>
      <w:r w:rsidR="00416CFF" w:rsidRPr="009F0EE4">
        <w:rPr>
          <w:rFonts w:ascii="Sylfaen" w:hAnsi="Sylfaen"/>
        </w:rPr>
        <w:t xml:space="preserve"> 15</w:t>
      </w:r>
      <w:r w:rsidR="00416CFF" w:rsidRPr="009F0EE4">
        <w:rPr>
          <w:rFonts w:ascii="Sylfaen" w:hAnsi="Sylfaen"/>
          <w:vertAlign w:val="superscript"/>
        </w:rPr>
        <w:t>6</w:t>
      </w:r>
      <w:r w:rsidR="00416CFF" w:rsidRPr="009F0EE4">
        <w:rPr>
          <w:rFonts w:ascii="Sylfaen" w:hAnsi="Sylfaen"/>
        </w:rPr>
        <w:t xml:space="preserve"> </w:t>
      </w:r>
      <w:r w:rsidR="00416CFF" w:rsidRPr="009F0EE4">
        <w:rPr>
          <w:rFonts w:ascii="Sylfaen" w:hAnsi="Sylfaen" w:cs="Sylfaen"/>
        </w:rPr>
        <w:t>მუხლის</w:t>
      </w:r>
      <w:r w:rsidR="00416CFF" w:rsidRPr="009F0EE4">
        <w:rPr>
          <w:rFonts w:ascii="Sylfaen" w:hAnsi="Sylfaen"/>
        </w:rPr>
        <w:t xml:space="preserve"> </w:t>
      </w:r>
      <w:r w:rsidR="00416CFF" w:rsidRPr="009F0EE4">
        <w:rPr>
          <w:rFonts w:ascii="Sylfaen" w:hAnsi="Sylfaen" w:cs="Sylfaen"/>
        </w:rPr>
        <w:t>მე</w:t>
      </w:r>
      <w:r w:rsidR="00416CFF" w:rsidRPr="009F0EE4">
        <w:rPr>
          <w:rFonts w:ascii="Sylfaen" w:hAnsi="Sylfaen"/>
        </w:rPr>
        <w:t xml:space="preserve">-7 </w:t>
      </w:r>
      <w:r w:rsidR="00416CFF" w:rsidRPr="009F0EE4">
        <w:rPr>
          <w:rFonts w:ascii="Sylfaen" w:hAnsi="Sylfaen" w:cs="Sylfaen"/>
        </w:rPr>
        <w:t>და</w:t>
      </w:r>
      <w:r w:rsidR="00416CFF" w:rsidRPr="009F0EE4">
        <w:rPr>
          <w:rFonts w:ascii="Sylfaen" w:hAnsi="Sylfaen"/>
        </w:rPr>
        <w:t xml:space="preserve"> </w:t>
      </w:r>
      <w:r w:rsidR="00416CFF" w:rsidRPr="009F0EE4">
        <w:rPr>
          <w:rFonts w:ascii="Sylfaen" w:hAnsi="Sylfaen" w:cs="Sylfaen"/>
        </w:rPr>
        <w:t>მე</w:t>
      </w:r>
      <w:r w:rsidR="00416CFF" w:rsidRPr="009F0EE4">
        <w:rPr>
          <w:rFonts w:ascii="Sylfaen" w:hAnsi="Sylfaen"/>
        </w:rPr>
        <w:t xml:space="preserve">-8 </w:t>
      </w:r>
      <w:r w:rsidR="00416CFF" w:rsidRPr="009F0EE4">
        <w:rPr>
          <w:rFonts w:ascii="Sylfaen" w:hAnsi="Sylfaen" w:cs="Sylfaen"/>
        </w:rPr>
        <w:t>პუნქტების</w:t>
      </w:r>
      <w:r w:rsidR="00416CFF" w:rsidRPr="009F0EE4">
        <w:rPr>
          <w:rFonts w:ascii="Sylfaen" w:hAnsi="Sylfaen"/>
        </w:rPr>
        <w:t xml:space="preserve"> </w:t>
      </w:r>
      <w:r w:rsidR="00416CFF" w:rsidRPr="009F0EE4">
        <w:rPr>
          <w:rFonts w:ascii="Sylfaen" w:hAnsi="Sylfaen" w:cs="Sylfaen"/>
        </w:rPr>
        <w:t>მიხედვით</w:t>
      </w:r>
      <w:r w:rsidR="00F43703" w:rsidRPr="009F0EE4">
        <w:rPr>
          <w:rFonts w:ascii="Sylfaen" w:hAnsi="Sylfaen"/>
        </w:rPr>
        <w:t>;</w:t>
      </w:r>
    </w:p>
    <w:p w14:paraId="5D5849FF" w14:textId="29A40A96" w:rsidR="00CE06AB" w:rsidRPr="009F0EE4" w:rsidRDefault="00F43703" w:rsidP="001C53C4">
      <w:pPr>
        <w:pStyle w:val="NoSpacing"/>
        <w:spacing w:line="276" w:lineRule="auto"/>
        <w:ind w:firstLine="540"/>
        <w:jc w:val="both"/>
        <w:rPr>
          <w:rFonts w:ascii="Sylfaen" w:hAnsi="Sylfaen"/>
        </w:rPr>
      </w:pPr>
      <w:r w:rsidRPr="009F0EE4">
        <w:rPr>
          <w:rFonts w:ascii="Sylfaen" w:hAnsi="Sylfaen" w:cs="Sylfaen"/>
        </w:rPr>
        <w:t>ვ</w:t>
      </w:r>
      <w:r w:rsidRPr="009F0EE4">
        <w:rPr>
          <w:rFonts w:ascii="Sylfaen" w:hAnsi="Sylfaen"/>
        </w:rPr>
        <w:t>)</w:t>
      </w:r>
      <w:r w:rsidR="0018243D" w:rsidRPr="009F0EE4">
        <w:rPr>
          <w:rFonts w:ascii="Sylfaen" w:hAnsi="Sylfaen"/>
        </w:rPr>
        <w:t xml:space="preserve"> </w:t>
      </w:r>
      <w:r w:rsidR="00CE06AB" w:rsidRPr="009F0EE4">
        <w:rPr>
          <w:rFonts w:ascii="Sylfaen" w:hAnsi="Sylfaen" w:cs="Sylfaen"/>
        </w:rPr>
        <w:t>საცხოვრებელი</w:t>
      </w:r>
      <w:r w:rsidR="00CE06AB" w:rsidRPr="009F0EE4">
        <w:rPr>
          <w:rFonts w:ascii="Sylfaen" w:hAnsi="Sylfaen"/>
        </w:rPr>
        <w:t xml:space="preserve"> </w:t>
      </w:r>
      <w:r w:rsidR="00CE06AB" w:rsidRPr="009F0EE4">
        <w:rPr>
          <w:rFonts w:ascii="Sylfaen" w:hAnsi="Sylfaen" w:cs="Sylfaen"/>
        </w:rPr>
        <w:t>დანიშნულების</w:t>
      </w:r>
      <w:r w:rsidR="00CE06AB"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ან</w:t>
      </w:r>
      <w:r w:rsidRPr="009F0EE4">
        <w:rPr>
          <w:rFonts w:ascii="Sylfaen" w:hAnsi="Sylfaen"/>
        </w:rPr>
        <w:t xml:space="preserve"> </w:t>
      </w:r>
      <w:r w:rsidRPr="009F0EE4">
        <w:rPr>
          <w:rFonts w:ascii="Sylfaen" w:hAnsi="Sylfaen" w:cs="Sylfaen"/>
        </w:rPr>
        <w:t>მისი</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00957106" w:rsidRPr="009F0EE4">
        <w:rPr>
          <w:rFonts w:ascii="Sylfaen" w:hAnsi="Sylfaen" w:cs="Sylfaen"/>
        </w:rPr>
        <w:t>კატეგორია</w:t>
      </w:r>
      <w:r w:rsidR="00CE06AB" w:rsidRPr="009F0EE4">
        <w:rPr>
          <w:rFonts w:ascii="Sylfaen" w:hAnsi="Sylfaen"/>
        </w:rPr>
        <w:t xml:space="preserve">, </w:t>
      </w:r>
      <w:r w:rsidR="00CE06AB" w:rsidRPr="009F0EE4">
        <w:rPr>
          <w:rFonts w:ascii="Sylfaen" w:hAnsi="Sylfaen" w:cs="Sylfaen"/>
        </w:rPr>
        <w:t>რომელიც</w:t>
      </w:r>
      <w:r w:rsidR="00CE06AB" w:rsidRPr="009F0EE4">
        <w:rPr>
          <w:rFonts w:ascii="Sylfaen" w:hAnsi="Sylfaen"/>
        </w:rPr>
        <w:t xml:space="preserve"> </w:t>
      </w:r>
      <w:r w:rsidR="00CE06AB" w:rsidRPr="009F0EE4">
        <w:rPr>
          <w:rFonts w:ascii="Sylfaen" w:hAnsi="Sylfaen" w:cs="Sylfaen"/>
        </w:rPr>
        <w:t>შეიძლება</w:t>
      </w:r>
      <w:r w:rsidR="00CE06AB" w:rsidRPr="009F0EE4">
        <w:rPr>
          <w:rFonts w:ascii="Sylfaen" w:hAnsi="Sylfaen"/>
        </w:rPr>
        <w:t xml:space="preserve"> </w:t>
      </w:r>
      <w:r w:rsidR="00CE06AB" w:rsidRPr="009F0EE4">
        <w:rPr>
          <w:rFonts w:ascii="Sylfaen" w:hAnsi="Sylfaen" w:cs="Sylfaen"/>
        </w:rPr>
        <w:t>იყოს</w:t>
      </w:r>
      <w:r w:rsidR="007C6A70">
        <w:rPr>
          <w:rFonts w:ascii="Sylfaen" w:hAnsi="Sylfaen" w:cs="Sylfaen"/>
          <w:lang w:val="ka-GE"/>
        </w:rPr>
        <w:t>:</w:t>
      </w:r>
      <w:r w:rsidR="00CE06AB" w:rsidRPr="009F0EE4">
        <w:rPr>
          <w:rFonts w:ascii="Sylfaen" w:hAnsi="Sylfaen"/>
        </w:rPr>
        <w:t xml:space="preserve"> </w:t>
      </w:r>
      <w:r w:rsidR="00DC390E" w:rsidRPr="009F0EE4">
        <w:rPr>
          <w:rFonts w:ascii="Sylfaen" w:hAnsi="Sylfaen" w:cs="Sylfaen"/>
        </w:rPr>
        <w:t>საცხოვრებელი</w:t>
      </w:r>
      <w:r w:rsidR="00DC390E" w:rsidRPr="009F0EE4">
        <w:rPr>
          <w:rFonts w:ascii="Sylfaen" w:hAnsi="Sylfaen"/>
        </w:rPr>
        <w:t xml:space="preserve"> </w:t>
      </w:r>
      <w:r w:rsidR="00B47C60" w:rsidRPr="009F0EE4">
        <w:rPr>
          <w:rFonts w:ascii="Sylfaen" w:hAnsi="Sylfaen" w:cs="Sylfaen"/>
        </w:rPr>
        <w:t>ბინა</w:t>
      </w:r>
      <w:r w:rsidR="00B47C60" w:rsidRPr="009F0EE4">
        <w:rPr>
          <w:rFonts w:ascii="Sylfaen" w:hAnsi="Sylfaen"/>
        </w:rPr>
        <w:t>,</w:t>
      </w:r>
      <w:r w:rsidR="00DC390E" w:rsidRPr="009F0EE4">
        <w:rPr>
          <w:rFonts w:ascii="Sylfaen" w:hAnsi="Sylfaen"/>
        </w:rPr>
        <w:t xml:space="preserve"> </w:t>
      </w:r>
      <w:r w:rsidR="003F14AB" w:rsidRPr="009F0EE4">
        <w:rPr>
          <w:rFonts w:ascii="Sylfaen" w:hAnsi="Sylfaen" w:cs="Sylfaen"/>
        </w:rPr>
        <w:t>მრავალბინიანი</w:t>
      </w:r>
      <w:r w:rsidR="003F14AB" w:rsidRPr="009F0EE4">
        <w:rPr>
          <w:rFonts w:ascii="Sylfaen" w:hAnsi="Sylfaen"/>
        </w:rPr>
        <w:t xml:space="preserve"> </w:t>
      </w:r>
      <w:r w:rsidR="003F14AB" w:rsidRPr="009F0EE4">
        <w:rPr>
          <w:rFonts w:ascii="Sylfaen" w:hAnsi="Sylfaen" w:cs="Sylfaen"/>
        </w:rPr>
        <w:t>საცხოვრებელი</w:t>
      </w:r>
      <w:r w:rsidR="003F14AB" w:rsidRPr="009F0EE4">
        <w:rPr>
          <w:rFonts w:ascii="Sylfaen" w:hAnsi="Sylfaen"/>
        </w:rPr>
        <w:t xml:space="preserve"> </w:t>
      </w:r>
      <w:r w:rsidR="003F14AB" w:rsidRPr="009F0EE4">
        <w:rPr>
          <w:rFonts w:ascii="Sylfaen" w:hAnsi="Sylfaen" w:cs="Sylfaen"/>
        </w:rPr>
        <w:t>სახლი</w:t>
      </w:r>
      <w:r w:rsidR="003F14AB" w:rsidRPr="009F0EE4">
        <w:rPr>
          <w:rFonts w:ascii="Sylfaen" w:hAnsi="Sylfaen"/>
        </w:rPr>
        <w:t xml:space="preserve">, </w:t>
      </w:r>
      <w:r w:rsidR="003F14AB" w:rsidRPr="009F0EE4">
        <w:rPr>
          <w:rFonts w:ascii="Sylfaen" w:hAnsi="Sylfaen" w:cs="Sylfaen"/>
        </w:rPr>
        <w:t>ინდივიდუალური</w:t>
      </w:r>
      <w:r w:rsidR="003F14AB" w:rsidRPr="009F0EE4">
        <w:rPr>
          <w:rFonts w:ascii="Sylfaen" w:hAnsi="Sylfaen"/>
        </w:rPr>
        <w:t xml:space="preserve"> </w:t>
      </w:r>
      <w:r w:rsidR="003F14AB" w:rsidRPr="009F0EE4">
        <w:rPr>
          <w:rFonts w:ascii="Sylfaen" w:hAnsi="Sylfaen" w:cs="Sylfaen"/>
        </w:rPr>
        <w:t>საცხოვრებელი</w:t>
      </w:r>
      <w:r w:rsidR="003F14AB" w:rsidRPr="009F0EE4">
        <w:rPr>
          <w:rFonts w:ascii="Sylfaen" w:hAnsi="Sylfaen"/>
        </w:rPr>
        <w:t xml:space="preserve"> </w:t>
      </w:r>
      <w:r w:rsidR="003F14AB" w:rsidRPr="009F0EE4">
        <w:rPr>
          <w:rFonts w:ascii="Sylfaen" w:hAnsi="Sylfaen" w:cs="Sylfaen"/>
        </w:rPr>
        <w:t>სახლი</w:t>
      </w:r>
      <w:r w:rsidR="003F14AB" w:rsidRPr="009F0EE4">
        <w:rPr>
          <w:rFonts w:ascii="Sylfaen" w:hAnsi="Sylfaen"/>
        </w:rPr>
        <w:t xml:space="preserve">, </w:t>
      </w:r>
      <w:r w:rsidR="00553C7A" w:rsidRPr="009F0EE4">
        <w:rPr>
          <w:rFonts w:ascii="Sylfaen" w:hAnsi="Sylfaen" w:cs="Sylfaen"/>
        </w:rPr>
        <w:t>ბლოკირებული</w:t>
      </w:r>
      <w:r w:rsidR="00553C7A" w:rsidRPr="009F0EE4">
        <w:rPr>
          <w:rFonts w:ascii="Sylfaen" w:hAnsi="Sylfaen"/>
        </w:rPr>
        <w:t xml:space="preserve"> (</w:t>
      </w:r>
      <w:r w:rsidR="00553C7A" w:rsidRPr="009F0EE4">
        <w:rPr>
          <w:rFonts w:ascii="Sylfaen" w:hAnsi="Sylfaen" w:cs="Sylfaen"/>
        </w:rPr>
        <w:t>შეჯგუფებული</w:t>
      </w:r>
      <w:r w:rsidR="00553C7A" w:rsidRPr="009F0EE4">
        <w:rPr>
          <w:rFonts w:ascii="Sylfaen" w:hAnsi="Sylfaen"/>
        </w:rPr>
        <w:t xml:space="preserve">) </w:t>
      </w:r>
      <w:r w:rsidR="00553C7A" w:rsidRPr="009F0EE4">
        <w:rPr>
          <w:rFonts w:ascii="Sylfaen" w:hAnsi="Sylfaen" w:cs="Sylfaen"/>
        </w:rPr>
        <w:t>ტიპის</w:t>
      </w:r>
      <w:r w:rsidR="00553C7A" w:rsidRPr="009F0EE4">
        <w:rPr>
          <w:rFonts w:ascii="Sylfaen" w:hAnsi="Sylfaen"/>
        </w:rPr>
        <w:t xml:space="preserve"> </w:t>
      </w:r>
      <w:r w:rsidR="00553C7A" w:rsidRPr="009F0EE4">
        <w:rPr>
          <w:rFonts w:ascii="Sylfaen" w:hAnsi="Sylfaen" w:cs="Sylfaen"/>
        </w:rPr>
        <w:t>ინდივიდუალური</w:t>
      </w:r>
      <w:r w:rsidR="00553C7A" w:rsidRPr="009F0EE4">
        <w:rPr>
          <w:rFonts w:ascii="Sylfaen" w:hAnsi="Sylfaen"/>
        </w:rPr>
        <w:t xml:space="preserve"> </w:t>
      </w:r>
      <w:r w:rsidR="00553C7A" w:rsidRPr="009F0EE4">
        <w:rPr>
          <w:rFonts w:ascii="Sylfaen" w:hAnsi="Sylfaen" w:cs="Sylfaen"/>
        </w:rPr>
        <w:t>საცხოვრებელი</w:t>
      </w:r>
      <w:r w:rsidR="00553C7A" w:rsidRPr="009F0EE4">
        <w:rPr>
          <w:rFonts w:ascii="Sylfaen" w:hAnsi="Sylfaen"/>
        </w:rPr>
        <w:t xml:space="preserve"> </w:t>
      </w:r>
      <w:r w:rsidR="00553C7A" w:rsidRPr="009F0EE4">
        <w:rPr>
          <w:rFonts w:ascii="Sylfaen" w:hAnsi="Sylfaen" w:cs="Sylfaen"/>
        </w:rPr>
        <w:t>სახლები</w:t>
      </w:r>
      <w:r w:rsidR="00553C7A" w:rsidRPr="009F0EE4">
        <w:rPr>
          <w:rFonts w:ascii="Sylfaen" w:hAnsi="Sylfaen"/>
        </w:rPr>
        <w:t xml:space="preserve"> (</w:t>
      </w:r>
      <w:r w:rsidR="00553C7A" w:rsidRPr="009F0EE4">
        <w:rPr>
          <w:rFonts w:ascii="Sylfaen" w:hAnsi="Sylfaen" w:cs="Sylfaen"/>
        </w:rPr>
        <w:t>ე</w:t>
      </w:r>
      <w:r w:rsidR="00553C7A" w:rsidRPr="009F0EE4">
        <w:rPr>
          <w:rFonts w:ascii="Sylfaen" w:hAnsi="Sylfaen"/>
        </w:rPr>
        <w:t xml:space="preserve">. </w:t>
      </w:r>
      <w:r w:rsidR="00553C7A" w:rsidRPr="009F0EE4">
        <w:rPr>
          <w:rFonts w:ascii="Sylfaen" w:hAnsi="Sylfaen" w:cs="Sylfaen"/>
        </w:rPr>
        <w:t>წ</w:t>
      </w:r>
      <w:r w:rsidR="00553C7A" w:rsidRPr="009F0EE4">
        <w:rPr>
          <w:rFonts w:ascii="Sylfaen" w:hAnsi="Sylfaen"/>
        </w:rPr>
        <w:t>. „</w:t>
      </w:r>
      <w:r w:rsidR="00553C7A" w:rsidRPr="009F0EE4">
        <w:rPr>
          <w:rFonts w:ascii="Sylfaen" w:hAnsi="Sylfaen" w:cs="Sylfaen"/>
        </w:rPr>
        <w:t>თაუნჰაუსი</w:t>
      </w:r>
      <w:r w:rsidR="00553C7A" w:rsidRPr="009F0EE4">
        <w:rPr>
          <w:rFonts w:ascii="Sylfaen" w:hAnsi="Sylfaen" w:cs="Calibri"/>
        </w:rPr>
        <w:t>“</w:t>
      </w:r>
      <w:r w:rsidR="00553C7A" w:rsidRPr="009F0EE4">
        <w:rPr>
          <w:rFonts w:ascii="Sylfaen" w:hAnsi="Sylfaen"/>
        </w:rPr>
        <w:t>),</w:t>
      </w:r>
      <w:r w:rsidR="00CE06AB" w:rsidRPr="009F0EE4">
        <w:rPr>
          <w:rFonts w:ascii="Sylfaen" w:hAnsi="Sylfaen"/>
        </w:rPr>
        <w:t xml:space="preserve"> </w:t>
      </w:r>
      <w:r w:rsidR="00CE06AB" w:rsidRPr="009F0EE4">
        <w:rPr>
          <w:rFonts w:ascii="Sylfaen" w:hAnsi="Sylfaen" w:cs="Sylfaen"/>
        </w:rPr>
        <w:t>მანსარდა</w:t>
      </w:r>
      <w:r w:rsidR="00CE06AB" w:rsidRPr="009F0EE4">
        <w:rPr>
          <w:rFonts w:ascii="Sylfaen" w:hAnsi="Sylfaen"/>
        </w:rPr>
        <w:t xml:space="preserve">; </w:t>
      </w:r>
    </w:p>
    <w:p w14:paraId="1F1BA85C" w14:textId="77777777" w:rsidR="00F43703" w:rsidRPr="009F0EE4" w:rsidRDefault="00CE06AB" w:rsidP="001C53C4">
      <w:pPr>
        <w:pStyle w:val="NoSpacing"/>
        <w:spacing w:line="276" w:lineRule="auto"/>
        <w:ind w:firstLine="540"/>
        <w:jc w:val="both"/>
        <w:rPr>
          <w:rFonts w:ascii="Sylfaen" w:hAnsi="Sylfaen"/>
        </w:rPr>
      </w:pPr>
      <w:r w:rsidRPr="009F0EE4">
        <w:rPr>
          <w:rFonts w:ascii="Sylfaen" w:hAnsi="Sylfaen" w:cs="Sylfaen"/>
        </w:rPr>
        <w:t>ზ</w:t>
      </w:r>
      <w:r w:rsidRPr="009F0EE4">
        <w:rPr>
          <w:rFonts w:ascii="Sylfaen" w:hAnsi="Sylfaen"/>
        </w:rPr>
        <w:t xml:space="preserve">) </w:t>
      </w:r>
      <w:r w:rsidRPr="009F0EE4">
        <w:rPr>
          <w:rFonts w:ascii="Sylfaen" w:hAnsi="Sylfaen" w:cs="Sylfaen"/>
        </w:rPr>
        <w:t>არასაცხოვრებელი</w:t>
      </w:r>
      <w:r w:rsidRPr="009F0EE4">
        <w:rPr>
          <w:rFonts w:ascii="Sylfaen" w:hAnsi="Sylfaen"/>
        </w:rPr>
        <w:t xml:space="preserve"> </w:t>
      </w:r>
      <w:r w:rsidRPr="009F0EE4">
        <w:rPr>
          <w:rFonts w:ascii="Sylfaen" w:hAnsi="Sylfaen" w:cs="Sylfaen"/>
        </w:rPr>
        <w:t>დანიშნულების</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ან</w:t>
      </w:r>
      <w:r w:rsidRPr="009F0EE4">
        <w:rPr>
          <w:rFonts w:ascii="Sylfaen" w:hAnsi="Sylfaen"/>
        </w:rPr>
        <w:t xml:space="preserve"> </w:t>
      </w:r>
      <w:r w:rsidRPr="009F0EE4">
        <w:rPr>
          <w:rFonts w:ascii="Sylfaen" w:hAnsi="Sylfaen" w:cs="Sylfaen"/>
        </w:rPr>
        <w:t>მისი</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კატეგორია</w:t>
      </w:r>
      <w:r w:rsidRPr="009F0EE4">
        <w:rPr>
          <w:rFonts w:ascii="Sylfaen" w:hAnsi="Sylfaen"/>
        </w:rPr>
        <w:t xml:space="preserve">, </w:t>
      </w:r>
      <w:r w:rsidRPr="009F0EE4">
        <w:rPr>
          <w:rFonts w:ascii="Sylfaen" w:hAnsi="Sylfaen" w:cs="Sylfaen"/>
        </w:rPr>
        <w:t>რომელიც</w:t>
      </w:r>
      <w:r w:rsidRPr="009F0EE4">
        <w:rPr>
          <w:rFonts w:ascii="Sylfaen" w:hAnsi="Sylfaen"/>
        </w:rPr>
        <w:t xml:space="preserve"> </w:t>
      </w:r>
      <w:r w:rsidRPr="009F0EE4">
        <w:rPr>
          <w:rFonts w:ascii="Sylfaen" w:hAnsi="Sylfaen" w:cs="Sylfaen"/>
        </w:rPr>
        <w:t>შეიძლება</w:t>
      </w:r>
      <w:r w:rsidRPr="009F0EE4">
        <w:rPr>
          <w:rFonts w:ascii="Sylfaen" w:hAnsi="Sylfaen"/>
        </w:rPr>
        <w:t xml:space="preserve"> </w:t>
      </w:r>
      <w:r w:rsidRPr="009F0EE4">
        <w:rPr>
          <w:rFonts w:ascii="Sylfaen" w:hAnsi="Sylfaen" w:cs="Sylfaen"/>
        </w:rPr>
        <w:t>იყოს</w:t>
      </w:r>
      <w:r w:rsidRPr="009F0EE4">
        <w:rPr>
          <w:rFonts w:ascii="Sylfaen" w:hAnsi="Sylfaen"/>
        </w:rPr>
        <w:t xml:space="preserve"> </w:t>
      </w:r>
      <w:r w:rsidR="00BD787E" w:rsidRPr="009F0EE4">
        <w:rPr>
          <w:rFonts w:ascii="Sylfaen" w:hAnsi="Sylfaen" w:cs="Sylfaen"/>
        </w:rPr>
        <w:t>საოფისე</w:t>
      </w:r>
      <w:r w:rsidR="00BD787E" w:rsidRPr="009F0EE4">
        <w:rPr>
          <w:rFonts w:ascii="Sylfaen" w:hAnsi="Sylfaen"/>
        </w:rPr>
        <w:t xml:space="preserve"> </w:t>
      </w:r>
      <w:r w:rsidR="00BD787E" w:rsidRPr="009F0EE4">
        <w:rPr>
          <w:rFonts w:ascii="Sylfaen" w:hAnsi="Sylfaen" w:cs="Sylfaen"/>
        </w:rPr>
        <w:t>ფართი</w:t>
      </w:r>
      <w:r w:rsidR="00BD787E" w:rsidRPr="009F0EE4">
        <w:rPr>
          <w:rFonts w:ascii="Sylfaen" w:hAnsi="Sylfaen"/>
        </w:rPr>
        <w:t xml:space="preserve">, </w:t>
      </w:r>
      <w:r w:rsidR="00BD787E" w:rsidRPr="009F0EE4">
        <w:rPr>
          <w:rFonts w:ascii="Sylfaen" w:hAnsi="Sylfaen" w:cs="Sylfaen"/>
        </w:rPr>
        <w:t>სავაჭრო</w:t>
      </w:r>
      <w:r w:rsidR="00BD787E" w:rsidRPr="009F0EE4">
        <w:rPr>
          <w:rFonts w:ascii="Sylfaen" w:hAnsi="Sylfaen"/>
        </w:rPr>
        <w:t>/</w:t>
      </w:r>
      <w:r w:rsidR="00BD787E" w:rsidRPr="009F0EE4">
        <w:rPr>
          <w:rFonts w:ascii="Sylfaen" w:hAnsi="Sylfaen" w:cs="Sylfaen"/>
        </w:rPr>
        <w:t>კომერციული</w:t>
      </w:r>
      <w:r w:rsidR="00BD787E" w:rsidRPr="009F0EE4">
        <w:rPr>
          <w:rFonts w:ascii="Sylfaen" w:hAnsi="Sylfaen"/>
        </w:rPr>
        <w:t xml:space="preserve"> </w:t>
      </w:r>
      <w:r w:rsidR="00BD787E" w:rsidRPr="009F0EE4">
        <w:rPr>
          <w:rFonts w:ascii="Sylfaen" w:hAnsi="Sylfaen" w:cs="Sylfaen"/>
        </w:rPr>
        <w:t>ფართი</w:t>
      </w:r>
      <w:r w:rsidR="00BD787E" w:rsidRPr="009F0EE4">
        <w:rPr>
          <w:rFonts w:ascii="Sylfaen" w:hAnsi="Sylfaen"/>
        </w:rPr>
        <w:t xml:space="preserve">, </w:t>
      </w:r>
      <w:r w:rsidR="00BD787E" w:rsidRPr="009F0EE4">
        <w:rPr>
          <w:rFonts w:ascii="Sylfaen" w:hAnsi="Sylfaen" w:cs="Sylfaen"/>
        </w:rPr>
        <w:t>სასაწყობე</w:t>
      </w:r>
      <w:r w:rsidR="00BD787E" w:rsidRPr="009F0EE4">
        <w:rPr>
          <w:rFonts w:ascii="Sylfaen" w:hAnsi="Sylfaen"/>
        </w:rPr>
        <w:t xml:space="preserve"> </w:t>
      </w:r>
      <w:r w:rsidR="00BD787E" w:rsidRPr="009F0EE4">
        <w:rPr>
          <w:rFonts w:ascii="Sylfaen" w:hAnsi="Sylfaen" w:cs="Sylfaen"/>
        </w:rPr>
        <w:t>ფართი</w:t>
      </w:r>
      <w:r w:rsidR="00BD787E" w:rsidRPr="009F0EE4">
        <w:rPr>
          <w:rFonts w:ascii="Sylfaen" w:hAnsi="Sylfaen"/>
        </w:rPr>
        <w:t xml:space="preserve">, </w:t>
      </w:r>
      <w:r w:rsidRPr="009F0EE4">
        <w:rPr>
          <w:rFonts w:ascii="Sylfaen" w:hAnsi="Sylfaen" w:cs="Sylfaen"/>
        </w:rPr>
        <w:t>დამხმარე</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ნაგებობა</w:t>
      </w:r>
      <w:r w:rsidRPr="009F0EE4">
        <w:rPr>
          <w:rFonts w:ascii="Sylfaen" w:hAnsi="Sylfaen"/>
        </w:rPr>
        <w:t xml:space="preserve">, </w:t>
      </w:r>
      <w:r w:rsidR="00BD787E" w:rsidRPr="009F0EE4">
        <w:rPr>
          <w:rFonts w:ascii="Sylfaen" w:hAnsi="Sylfaen" w:cs="Sylfaen"/>
        </w:rPr>
        <w:t>საწარმოო</w:t>
      </w:r>
      <w:r w:rsidR="00BD787E" w:rsidRPr="009F0EE4">
        <w:rPr>
          <w:rFonts w:ascii="Sylfaen" w:hAnsi="Sylfaen"/>
        </w:rPr>
        <w:t xml:space="preserve"> </w:t>
      </w:r>
      <w:r w:rsidR="00BD787E" w:rsidRPr="009F0EE4">
        <w:rPr>
          <w:rFonts w:ascii="Sylfaen" w:hAnsi="Sylfaen" w:cs="Sylfaen"/>
        </w:rPr>
        <w:t>ობიექტი</w:t>
      </w:r>
      <w:r w:rsidR="00BD787E" w:rsidRPr="009F0EE4">
        <w:rPr>
          <w:rFonts w:ascii="Sylfaen" w:hAnsi="Sylfaen"/>
        </w:rPr>
        <w:t xml:space="preserve">, </w:t>
      </w:r>
      <w:r w:rsidR="00E56849" w:rsidRPr="009F0EE4">
        <w:rPr>
          <w:rFonts w:ascii="Sylfaen" w:hAnsi="Sylfaen" w:cs="Sylfaen"/>
        </w:rPr>
        <w:t>რელი</w:t>
      </w:r>
      <w:r w:rsidRPr="009F0EE4">
        <w:rPr>
          <w:rFonts w:ascii="Sylfaen" w:hAnsi="Sylfaen" w:cs="Sylfaen"/>
        </w:rPr>
        <w:t>გიური</w:t>
      </w:r>
      <w:r w:rsidRPr="009F0EE4">
        <w:rPr>
          <w:rFonts w:ascii="Sylfaen" w:hAnsi="Sylfaen"/>
        </w:rPr>
        <w:t>/</w:t>
      </w:r>
      <w:r w:rsidRPr="009F0EE4">
        <w:rPr>
          <w:rFonts w:ascii="Sylfaen" w:hAnsi="Sylfaen" w:cs="Sylfaen"/>
        </w:rPr>
        <w:t>საკულტო</w:t>
      </w:r>
      <w:r w:rsidRPr="009F0EE4">
        <w:rPr>
          <w:rFonts w:ascii="Sylfaen" w:hAnsi="Sylfaen"/>
        </w:rPr>
        <w:t xml:space="preserve"> </w:t>
      </w:r>
      <w:r w:rsidR="00E56849" w:rsidRPr="009F0EE4">
        <w:rPr>
          <w:rFonts w:ascii="Sylfaen" w:hAnsi="Sylfaen" w:cs="Sylfaen"/>
        </w:rPr>
        <w:t>შენობა</w:t>
      </w:r>
      <w:r w:rsidR="00E56849" w:rsidRPr="009F0EE4">
        <w:rPr>
          <w:rFonts w:ascii="Sylfaen" w:hAnsi="Sylfaen"/>
        </w:rPr>
        <w:t>-</w:t>
      </w:r>
      <w:r w:rsidR="00E56849" w:rsidRPr="009F0EE4">
        <w:rPr>
          <w:rFonts w:ascii="Sylfaen" w:hAnsi="Sylfaen" w:cs="Sylfaen"/>
        </w:rPr>
        <w:t>ნაგებობ</w:t>
      </w:r>
      <w:r w:rsidR="00BD787E" w:rsidRPr="009F0EE4">
        <w:rPr>
          <w:rFonts w:ascii="Sylfaen" w:hAnsi="Sylfaen" w:cs="Sylfaen"/>
        </w:rPr>
        <w:t>ა</w:t>
      </w:r>
      <w:r w:rsidR="00BD787E" w:rsidRPr="009F0EE4">
        <w:rPr>
          <w:rFonts w:ascii="Sylfaen" w:hAnsi="Sylfaen"/>
        </w:rPr>
        <w:t>,</w:t>
      </w:r>
      <w:r w:rsidR="00553C7A" w:rsidRPr="009F0EE4">
        <w:rPr>
          <w:rFonts w:ascii="Sylfaen" w:hAnsi="Sylfaen"/>
        </w:rPr>
        <w:t xml:space="preserve"> </w:t>
      </w:r>
      <w:r w:rsidR="00553C7A" w:rsidRPr="009F0EE4">
        <w:rPr>
          <w:rFonts w:ascii="Sylfaen" w:hAnsi="Sylfaen" w:cs="Sylfaen"/>
        </w:rPr>
        <w:t>ტექნიკური</w:t>
      </w:r>
      <w:r w:rsidR="00553C7A" w:rsidRPr="009F0EE4">
        <w:rPr>
          <w:rFonts w:ascii="Sylfaen" w:hAnsi="Sylfaen"/>
        </w:rPr>
        <w:t xml:space="preserve"> </w:t>
      </w:r>
      <w:r w:rsidR="00553C7A" w:rsidRPr="009F0EE4">
        <w:rPr>
          <w:rFonts w:ascii="Sylfaen" w:hAnsi="Sylfaen" w:cs="Sylfaen"/>
        </w:rPr>
        <w:t>სართული</w:t>
      </w:r>
      <w:r w:rsidR="00553C7A" w:rsidRPr="009F0EE4">
        <w:rPr>
          <w:rFonts w:ascii="Sylfaen" w:hAnsi="Sylfaen"/>
        </w:rPr>
        <w:t xml:space="preserve">, </w:t>
      </w:r>
      <w:r w:rsidR="00553C7A" w:rsidRPr="009F0EE4">
        <w:rPr>
          <w:rFonts w:ascii="Sylfaen" w:hAnsi="Sylfaen" w:cs="Sylfaen"/>
        </w:rPr>
        <w:t>ავტოსადგომი</w:t>
      </w:r>
      <w:r w:rsidR="00553C7A" w:rsidRPr="009F0EE4">
        <w:rPr>
          <w:rFonts w:ascii="Sylfaen" w:hAnsi="Sylfaen"/>
        </w:rPr>
        <w:t xml:space="preserve">, </w:t>
      </w:r>
      <w:r w:rsidR="003F14AB" w:rsidRPr="009F0EE4">
        <w:rPr>
          <w:rFonts w:ascii="Sylfaen" w:hAnsi="Sylfaen" w:cs="Sylfaen"/>
        </w:rPr>
        <w:t>სპეციალური</w:t>
      </w:r>
      <w:r w:rsidR="003F14AB" w:rsidRPr="009F0EE4">
        <w:rPr>
          <w:rFonts w:ascii="Sylfaen" w:hAnsi="Sylfaen"/>
        </w:rPr>
        <w:t xml:space="preserve"> </w:t>
      </w:r>
      <w:r w:rsidR="003F14AB" w:rsidRPr="009F0EE4">
        <w:rPr>
          <w:rFonts w:ascii="Sylfaen" w:hAnsi="Sylfaen" w:cs="Sylfaen"/>
        </w:rPr>
        <w:t>დანიშნულების</w:t>
      </w:r>
      <w:r w:rsidR="003F14AB" w:rsidRPr="009F0EE4">
        <w:rPr>
          <w:rFonts w:ascii="Sylfaen" w:hAnsi="Sylfaen"/>
        </w:rPr>
        <w:t xml:space="preserve"> </w:t>
      </w:r>
      <w:r w:rsidR="003F14AB" w:rsidRPr="009F0EE4">
        <w:rPr>
          <w:rFonts w:ascii="Sylfaen" w:hAnsi="Sylfaen" w:cs="Sylfaen"/>
        </w:rPr>
        <w:t>ნაგებობა</w:t>
      </w:r>
      <w:r w:rsidR="003F14AB" w:rsidRPr="009F0EE4">
        <w:rPr>
          <w:rFonts w:ascii="Sylfaen" w:hAnsi="Sylfaen"/>
        </w:rPr>
        <w:t xml:space="preserve">, </w:t>
      </w:r>
      <w:r w:rsidR="00B47C60" w:rsidRPr="009F0EE4">
        <w:rPr>
          <w:rFonts w:ascii="Sylfaen" w:hAnsi="Sylfaen" w:cs="Sylfaen"/>
        </w:rPr>
        <w:t>სარდაფი</w:t>
      </w:r>
      <w:r w:rsidR="00B47C60" w:rsidRPr="009F0EE4">
        <w:rPr>
          <w:rFonts w:ascii="Sylfaen" w:hAnsi="Sylfaen"/>
        </w:rPr>
        <w:t>,</w:t>
      </w:r>
      <w:r w:rsidR="00DC390E" w:rsidRPr="009F0EE4">
        <w:rPr>
          <w:rFonts w:ascii="Sylfaen" w:hAnsi="Sylfaen"/>
        </w:rPr>
        <w:t xml:space="preserve"> </w:t>
      </w:r>
      <w:r w:rsidR="00DC390E" w:rsidRPr="009F0EE4">
        <w:rPr>
          <w:rFonts w:ascii="Sylfaen" w:hAnsi="Sylfaen" w:cs="Sylfaen"/>
        </w:rPr>
        <w:t>ნახევარსარდაფი</w:t>
      </w:r>
      <w:r w:rsidR="00DC390E" w:rsidRPr="009F0EE4">
        <w:rPr>
          <w:rFonts w:ascii="Sylfaen" w:hAnsi="Sylfaen"/>
        </w:rPr>
        <w:t>,</w:t>
      </w:r>
      <w:r w:rsidR="00B47C60" w:rsidRPr="009F0EE4">
        <w:rPr>
          <w:rFonts w:ascii="Sylfaen" w:hAnsi="Sylfaen"/>
        </w:rPr>
        <w:t xml:space="preserve"> </w:t>
      </w:r>
      <w:r w:rsidR="00B47C60" w:rsidRPr="009F0EE4">
        <w:rPr>
          <w:rFonts w:ascii="Sylfaen" w:hAnsi="Sylfaen" w:cs="Sylfaen"/>
        </w:rPr>
        <w:t>სხვენი</w:t>
      </w:r>
      <w:r w:rsidR="00BD787E" w:rsidRPr="009F0EE4">
        <w:rPr>
          <w:rFonts w:ascii="Sylfaen" w:hAnsi="Sylfaen"/>
        </w:rPr>
        <w:t xml:space="preserve"> </w:t>
      </w:r>
      <w:r w:rsidR="00B47C60" w:rsidRPr="009F0EE4">
        <w:rPr>
          <w:rFonts w:ascii="Sylfaen" w:hAnsi="Sylfaen" w:cs="Sylfaen"/>
        </w:rPr>
        <w:t>და</w:t>
      </w:r>
      <w:r w:rsidR="00B47C60" w:rsidRPr="009F0EE4">
        <w:rPr>
          <w:rFonts w:ascii="Sylfaen" w:hAnsi="Sylfaen"/>
        </w:rPr>
        <w:t xml:space="preserve"> </w:t>
      </w:r>
      <w:r w:rsidR="00B47C60" w:rsidRPr="009F0EE4">
        <w:rPr>
          <w:rFonts w:ascii="Sylfaen" w:hAnsi="Sylfaen" w:cs="Sylfaen"/>
        </w:rPr>
        <w:t>სხვ</w:t>
      </w:r>
      <w:r w:rsidR="00B47C60" w:rsidRPr="009F0EE4">
        <w:rPr>
          <w:rFonts w:ascii="Sylfaen" w:hAnsi="Sylfaen"/>
        </w:rPr>
        <w:t>.</w:t>
      </w:r>
      <w:r w:rsidR="00416CFF" w:rsidRPr="009F0EE4">
        <w:rPr>
          <w:rFonts w:ascii="Sylfaen" w:hAnsi="Sylfaen"/>
        </w:rPr>
        <w:t>;</w:t>
      </w:r>
    </w:p>
    <w:p w14:paraId="03169A68" w14:textId="77777777" w:rsidR="00CE06AB" w:rsidRPr="009F0EE4" w:rsidRDefault="00BD787E" w:rsidP="001C53C4">
      <w:pPr>
        <w:pStyle w:val="NoSpacing"/>
        <w:spacing w:line="276" w:lineRule="auto"/>
        <w:ind w:firstLine="540"/>
        <w:jc w:val="both"/>
        <w:rPr>
          <w:rFonts w:ascii="Sylfaen" w:hAnsi="Sylfaen"/>
        </w:rPr>
      </w:pPr>
      <w:r w:rsidRPr="009F0EE4">
        <w:rPr>
          <w:rFonts w:ascii="Sylfaen" w:hAnsi="Sylfaen" w:cs="Sylfaen"/>
        </w:rPr>
        <w:t>თ</w:t>
      </w:r>
      <w:r w:rsidRPr="009F0EE4">
        <w:rPr>
          <w:rFonts w:ascii="Sylfaen" w:hAnsi="Sylfaen"/>
        </w:rPr>
        <w:t xml:space="preserve">) </w:t>
      </w:r>
      <w:r w:rsidRPr="009F0EE4">
        <w:rPr>
          <w:rFonts w:ascii="Sylfaen" w:hAnsi="Sylfaen" w:cs="Sylfaen"/>
        </w:rPr>
        <w:t>მრავალფუნქციური</w:t>
      </w:r>
      <w:r w:rsidRPr="009F0EE4">
        <w:rPr>
          <w:rFonts w:ascii="Sylfaen" w:hAnsi="Sylfaen"/>
        </w:rPr>
        <w:t xml:space="preserve"> </w:t>
      </w:r>
      <w:r w:rsidRPr="009F0EE4">
        <w:rPr>
          <w:rFonts w:ascii="Sylfaen" w:hAnsi="Sylfaen" w:cs="Sylfaen"/>
        </w:rPr>
        <w:t>შენობის</w:t>
      </w:r>
      <w:r w:rsidRPr="009F0EE4">
        <w:rPr>
          <w:rFonts w:ascii="Sylfaen" w:hAnsi="Sylfaen"/>
        </w:rPr>
        <w:t xml:space="preserve"> </w:t>
      </w:r>
      <w:r w:rsidRPr="009F0EE4">
        <w:rPr>
          <w:rFonts w:ascii="Sylfaen" w:hAnsi="Sylfaen" w:cs="Sylfaen"/>
        </w:rPr>
        <w:t>შემთხვევაში</w:t>
      </w:r>
      <w:r w:rsidRPr="009F0EE4">
        <w:rPr>
          <w:rFonts w:ascii="Sylfaen" w:hAnsi="Sylfaen"/>
        </w:rPr>
        <w:t xml:space="preserve"> </w:t>
      </w:r>
      <w:r w:rsidRPr="009F0EE4">
        <w:rPr>
          <w:rFonts w:ascii="Sylfaen" w:hAnsi="Sylfaen" w:cs="Sylfaen"/>
        </w:rPr>
        <w:t>საცხოვრებელი</w:t>
      </w:r>
      <w:r w:rsidRPr="009F0EE4">
        <w:rPr>
          <w:rFonts w:ascii="Sylfaen" w:hAnsi="Sylfaen"/>
        </w:rPr>
        <w:t xml:space="preserve"> </w:t>
      </w:r>
      <w:r w:rsidRPr="009F0EE4">
        <w:rPr>
          <w:rFonts w:ascii="Sylfaen" w:hAnsi="Sylfaen" w:cs="Sylfaen"/>
        </w:rPr>
        <w:t>და</w:t>
      </w:r>
      <w:r w:rsidRPr="009F0EE4">
        <w:rPr>
          <w:rFonts w:ascii="Sylfaen" w:hAnsi="Sylfaen"/>
        </w:rPr>
        <w:t xml:space="preserve"> </w:t>
      </w:r>
      <w:r w:rsidRPr="009F0EE4">
        <w:rPr>
          <w:rFonts w:ascii="Sylfaen" w:hAnsi="Sylfaen" w:cs="Sylfaen"/>
        </w:rPr>
        <w:t>არასაცხოვრებელი</w:t>
      </w:r>
      <w:r w:rsidRPr="009F0EE4">
        <w:rPr>
          <w:rFonts w:ascii="Sylfaen" w:hAnsi="Sylfaen"/>
        </w:rPr>
        <w:t xml:space="preserve"> </w:t>
      </w:r>
      <w:r w:rsidRPr="009F0EE4">
        <w:rPr>
          <w:rFonts w:ascii="Sylfaen" w:hAnsi="Sylfaen" w:cs="Sylfaen"/>
        </w:rPr>
        <w:t>დანიშნულების</w:t>
      </w:r>
      <w:r w:rsidRPr="009F0EE4">
        <w:rPr>
          <w:rFonts w:ascii="Sylfaen" w:hAnsi="Sylfaen"/>
        </w:rPr>
        <w:t xml:space="preserve"> </w:t>
      </w:r>
      <w:r w:rsidRPr="009F0EE4">
        <w:rPr>
          <w:rFonts w:ascii="Sylfaen" w:hAnsi="Sylfaen" w:cs="Sylfaen"/>
        </w:rPr>
        <w:t>კატეგორიები</w:t>
      </w:r>
      <w:r w:rsidRPr="009F0EE4">
        <w:rPr>
          <w:rFonts w:ascii="Sylfaen" w:hAnsi="Sylfaen"/>
        </w:rPr>
        <w:t xml:space="preserve"> </w:t>
      </w:r>
      <w:r w:rsidRPr="009F0EE4">
        <w:rPr>
          <w:rFonts w:ascii="Sylfaen" w:hAnsi="Sylfaen" w:cs="Sylfaen"/>
        </w:rPr>
        <w:t>ამ</w:t>
      </w:r>
      <w:r w:rsidRPr="009F0EE4">
        <w:rPr>
          <w:rFonts w:ascii="Sylfaen" w:hAnsi="Sylfaen"/>
        </w:rPr>
        <w:t xml:space="preserve"> </w:t>
      </w:r>
      <w:r w:rsidRPr="009F0EE4">
        <w:rPr>
          <w:rFonts w:ascii="Sylfaen" w:hAnsi="Sylfaen" w:cs="Sylfaen"/>
        </w:rPr>
        <w:t>პუნქტის</w:t>
      </w:r>
      <w:r w:rsidRPr="009F0EE4">
        <w:rPr>
          <w:rFonts w:ascii="Sylfaen" w:hAnsi="Sylfaen"/>
        </w:rPr>
        <w:t xml:space="preserve"> </w:t>
      </w:r>
      <w:r w:rsidRPr="009F0EE4">
        <w:rPr>
          <w:rFonts w:ascii="Sylfaen" w:hAnsi="Sylfaen" w:cs="Calibri"/>
        </w:rPr>
        <w:t>„</w:t>
      </w:r>
      <w:r w:rsidRPr="009F0EE4">
        <w:rPr>
          <w:rFonts w:ascii="Sylfaen" w:hAnsi="Sylfaen" w:cs="Sylfaen"/>
        </w:rPr>
        <w:t>ვ</w:t>
      </w:r>
      <w:r w:rsidRPr="009F0EE4">
        <w:rPr>
          <w:rFonts w:ascii="Sylfaen" w:hAnsi="Sylfaen" w:cs="Calibri"/>
        </w:rPr>
        <w:t>“</w:t>
      </w:r>
      <w:r w:rsidRPr="009F0EE4">
        <w:rPr>
          <w:rFonts w:ascii="Sylfaen" w:hAnsi="Sylfaen"/>
        </w:rPr>
        <w:t xml:space="preserve"> </w:t>
      </w:r>
      <w:r w:rsidRPr="009F0EE4">
        <w:rPr>
          <w:rFonts w:ascii="Sylfaen" w:hAnsi="Sylfaen" w:cs="Sylfaen"/>
        </w:rPr>
        <w:t>და</w:t>
      </w:r>
      <w:r w:rsidRPr="009F0EE4">
        <w:rPr>
          <w:rFonts w:ascii="Sylfaen" w:hAnsi="Sylfaen"/>
        </w:rPr>
        <w:t xml:space="preserve"> </w:t>
      </w:r>
      <w:r w:rsidRPr="009F0EE4">
        <w:rPr>
          <w:rFonts w:ascii="Sylfaen" w:hAnsi="Sylfaen" w:cs="Calibri"/>
        </w:rPr>
        <w:t>„</w:t>
      </w:r>
      <w:r w:rsidRPr="009F0EE4">
        <w:rPr>
          <w:rFonts w:ascii="Sylfaen" w:hAnsi="Sylfaen" w:cs="Sylfaen"/>
        </w:rPr>
        <w:t>ზ</w:t>
      </w:r>
      <w:r w:rsidRPr="009F0EE4">
        <w:rPr>
          <w:rFonts w:ascii="Sylfaen" w:hAnsi="Sylfaen" w:cs="Calibri"/>
        </w:rPr>
        <w:t>“</w:t>
      </w:r>
      <w:r w:rsidRPr="009F0EE4">
        <w:rPr>
          <w:rFonts w:ascii="Sylfaen" w:hAnsi="Sylfaen"/>
        </w:rPr>
        <w:t xml:space="preserve"> </w:t>
      </w:r>
      <w:r w:rsidRPr="009F0EE4">
        <w:rPr>
          <w:rFonts w:ascii="Sylfaen" w:hAnsi="Sylfaen" w:cs="Sylfaen"/>
        </w:rPr>
        <w:t>ქვეპუნქტების</w:t>
      </w:r>
      <w:r w:rsidRPr="009F0EE4">
        <w:rPr>
          <w:rFonts w:ascii="Sylfaen" w:hAnsi="Sylfaen"/>
        </w:rPr>
        <w:t xml:space="preserve"> </w:t>
      </w:r>
      <w:r w:rsidRPr="009F0EE4">
        <w:rPr>
          <w:rFonts w:ascii="Sylfaen" w:hAnsi="Sylfaen" w:cs="Sylfaen"/>
        </w:rPr>
        <w:t>მიხედვით</w:t>
      </w:r>
      <w:r w:rsidRPr="009F0EE4">
        <w:rPr>
          <w:rFonts w:ascii="Sylfaen" w:hAnsi="Sylfaen"/>
        </w:rPr>
        <w:t>;</w:t>
      </w:r>
    </w:p>
    <w:p w14:paraId="152E381D" w14:textId="77777777" w:rsidR="0018243D" w:rsidRPr="009F0EE4" w:rsidRDefault="00BD787E" w:rsidP="001C53C4">
      <w:pPr>
        <w:pStyle w:val="NoSpacing"/>
        <w:spacing w:line="276" w:lineRule="auto"/>
        <w:ind w:firstLine="540"/>
        <w:jc w:val="both"/>
        <w:rPr>
          <w:rFonts w:ascii="Sylfaen" w:hAnsi="Sylfaen"/>
        </w:rPr>
      </w:pPr>
      <w:r w:rsidRPr="009F0EE4">
        <w:rPr>
          <w:rFonts w:ascii="Sylfaen" w:hAnsi="Sylfaen" w:cs="Sylfaen"/>
        </w:rPr>
        <w:t>ი</w:t>
      </w:r>
      <w:r w:rsidR="006E4ABF" w:rsidRPr="009F0EE4">
        <w:rPr>
          <w:rFonts w:ascii="Sylfaen" w:hAnsi="Sylfaen"/>
        </w:rPr>
        <w:t>)</w:t>
      </w:r>
      <w:r w:rsidRPr="009F0EE4">
        <w:rPr>
          <w:rFonts w:ascii="Sylfaen" w:hAnsi="Sylfaen"/>
        </w:rPr>
        <w:t xml:space="preserve"> </w:t>
      </w:r>
      <w:r w:rsidR="00F43703" w:rsidRPr="009F0EE4">
        <w:rPr>
          <w:rFonts w:ascii="Sylfaen" w:hAnsi="Sylfaen" w:cs="Sylfaen"/>
        </w:rPr>
        <w:t>შენობა</w:t>
      </w:r>
      <w:r w:rsidR="00F43703" w:rsidRPr="009F0EE4">
        <w:rPr>
          <w:rFonts w:ascii="Sylfaen" w:hAnsi="Sylfaen"/>
        </w:rPr>
        <w:t>-</w:t>
      </w:r>
      <w:r w:rsidR="00F43703" w:rsidRPr="009F0EE4">
        <w:rPr>
          <w:rFonts w:ascii="Sylfaen" w:hAnsi="Sylfaen" w:cs="Sylfaen"/>
        </w:rPr>
        <w:t>ნაგებობის</w:t>
      </w:r>
      <w:r w:rsidR="00F43703" w:rsidRPr="009F0EE4">
        <w:rPr>
          <w:rFonts w:ascii="Sylfaen" w:hAnsi="Sylfaen"/>
        </w:rPr>
        <w:t xml:space="preserve"> </w:t>
      </w:r>
      <w:r w:rsidR="00F43703" w:rsidRPr="009F0EE4">
        <w:rPr>
          <w:rFonts w:ascii="Sylfaen" w:hAnsi="Sylfaen" w:cs="Sylfaen"/>
        </w:rPr>
        <w:t>ან</w:t>
      </w:r>
      <w:r w:rsidR="00F43703" w:rsidRPr="009F0EE4">
        <w:rPr>
          <w:rFonts w:ascii="Sylfaen" w:hAnsi="Sylfaen"/>
        </w:rPr>
        <w:t xml:space="preserve"> </w:t>
      </w:r>
      <w:r w:rsidR="00F43703" w:rsidRPr="009F0EE4">
        <w:rPr>
          <w:rFonts w:ascii="Sylfaen" w:hAnsi="Sylfaen" w:cs="Sylfaen"/>
        </w:rPr>
        <w:t>მისი</w:t>
      </w:r>
      <w:r w:rsidR="00F43703" w:rsidRPr="009F0EE4">
        <w:rPr>
          <w:rFonts w:ascii="Sylfaen" w:hAnsi="Sylfaen"/>
        </w:rPr>
        <w:t xml:space="preserve"> </w:t>
      </w:r>
      <w:r w:rsidR="00F43703" w:rsidRPr="009F0EE4">
        <w:rPr>
          <w:rFonts w:ascii="Sylfaen" w:hAnsi="Sylfaen" w:cs="Sylfaen"/>
        </w:rPr>
        <w:t>ერთეულის</w:t>
      </w:r>
      <w:r w:rsidR="008972D7" w:rsidRPr="009F0EE4">
        <w:rPr>
          <w:rFonts w:ascii="Sylfaen" w:hAnsi="Sylfaen"/>
        </w:rPr>
        <w:t xml:space="preserve"> </w:t>
      </w:r>
      <w:r w:rsidR="008972D7" w:rsidRPr="009F0EE4">
        <w:rPr>
          <w:rFonts w:ascii="Sylfaen" w:hAnsi="Sylfaen" w:cs="Sylfaen"/>
        </w:rPr>
        <w:t>მდგომარეობა</w:t>
      </w:r>
      <w:r w:rsidR="00C517A4" w:rsidRPr="009F0EE4">
        <w:rPr>
          <w:rFonts w:ascii="Sylfaen" w:hAnsi="Sylfaen"/>
        </w:rPr>
        <w:t xml:space="preserve"> (</w:t>
      </w:r>
      <w:r w:rsidR="00C517A4" w:rsidRPr="009F0EE4">
        <w:rPr>
          <w:rFonts w:ascii="Sylfaen" w:hAnsi="Sylfaen" w:cs="Sylfaen"/>
        </w:rPr>
        <w:t>მშენებარე</w:t>
      </w:r>
      <w:r w:rsidR="00C517A4" w:rsidRPr="009F0EE4">
        <w:rPr>
          <w:rFonts w:ascii="Sylfaen" w:hAnsi="Sylfaen"/>
        </w:rPr>
        <w:t xml:space="preserve">, </w:t>
      </w:r>
      <w:r w:rsidR="0018243D" w:rsidRPr="009F0EE4">
        <w:rPr>
          <w:rFonts w:ascii="Sylfaen" w:hAnsi="Sylfaen" w:cs="Sylfaen"/>
        </w:rPr>
        <w:t>აშენებული</w:t>
      </w:r>
      <w:r w:rsidR="00C517A4" w:rsidRPr="009F0EE4">
        <w:rPr>
          <w:rFonts w:ascii="Sylfaen" w:hAnsi="Sylfaen"/>
        </w:rPr>
        <w:t xml:space="preserve">, </w:t>
      </w:r>
      <w:r w:rsidR="00C517A4" w:rsidRPr="009F0EE4">
        <w:rPr>
          <w:rFonts w:ascii="Sylfaen" w:hAnsi="Sylfaen" w:cs="Sylfaen"/>
        </w:rPr>
        <w:t>დანგრეული</w:t>
      </w:r>
      <w:r w:rsidR="0018243D" w:rsidRPr="009F0EE4">
        <w:rPr>
          <w:rFonts w:ascii="Sylfaen" w:hAnsi="Sylfaen"/>
        </w:rPr>
        <w:t>)</w:t>
      </w:r>
      <w:r w:rsidR="008972D7" w:rsidRPr="009F0EE4">
        <w:rPr>
          <w:rFonts w:ascii="Sylfaen" w:hAnsi="Sylfaen"/>
        </w:rPr>
        <w:t>;</w:t>
      </w:r>
    </w:p>
    <w:p w14:paraId="292B6A16" w14:textId="77777777" w:rsidR="0018243D" w:rsidRPr="009F0EE4" w:rsidRDefault="00BD787E" w:rsidP="001C53C4">
      <w:pPr>
        <w:pStyle w:val="NoSpacing"/>
        <w:spacing w:line="276" w:lineRule="auto"/>
        <w:ind w:firstLine="540"/>
        <w:jc w:val="both"/>
        <w:rPr>
          <w:rFonts w:ascii="Sylfaen" w:hAnsi="Sylfaen"/>
        </w:rPr>
      </w:pPr>
      <w:r w:rsidRPr="009F0EE4">
        <w:rPr>
          <w:rFonts w:ascii="Sylfaen" w:hAnsi="Sylfaen" w:cs="Sylfaen"/>
        </w:rPr>
        <w:t>კ</w:t>
      </w:r>
      <w:r w:rsidR="0018243D" w:rsidRPr="009F0EE4">
        <w:rPr>
          <w:rFonts w:ascii="Sylfaen" w:hAnsi="Sylfaen"/>
        </w:rPr>
        <w:t xml:space="preserve">) </w:t>
      </w:r>
      <w:r w:rsidR="0018243D" w:rsidRPr="009F0EE4">
        <w:rPr>
          <w:rFonts w:ascii="Sylfaen" w:hAnsi="Sylfaen" w:cs="Sylfaen"/>
        </w:rPr>
        <w:t>შენობა</w:t>
      </w:r>
      <w:r w:rsidR="0018243D" w:rsidRPr="009F0EE4">
        <w:rPr>
          <w:rFonts w:ascii="Sylfaen" w:hAnsi="Sylfaen"/>
        </w:rPr>
        <w:t>-</w:t>
      </w:r>
      <w:r w:rsidR="0018243D" w:rsidRPr="009F0EE4">
        <w:rPr>
          <w:rFonts w:ascii="Sylfaen" w:hAnsi="Sylfaen" w:cs="Sylfaen"/>
        </w:rPr>
        <w:t>ნაგებობის</w:t>
      </w:r>
      <w:r w:rsidR="00D26724" w:rsidRPr="009F0EE4">
        <w:rPr>
          <w:rFonts w:ascii="Sylfaen" w:hAnsi="Sylfaen"/>
        </w:rPr>
        <w:t xml:space="preserve"> </w:t>
      </w:r>
      <w:r w:rsidR="00D26724" w:rsidRPr="009F0EE4">
        <w:rPr>
          <w:rFonts w:ascii="Sylfaen" w:hAnsi="Sylfaen" w:cs="Sylfaen"/>
        </w:rPr>
        <w:t>სართულების</w:t>
      </w:r>
      <w:r w:rsidR="00D26724" w:rsidRPr="009F0EE4">
        <w:rPr>
          <w:rFonts w:ascii="Sylfaen" w:hAnsi="Sylfaen"/>
        </w:rPr>
        <w:t xml:space="preserve">, </w:t>
      </w:r>
      <w:r w:rsidR="00D26724" w:rsidRPr="009F0EE4">
        <w:rPr>
          <w:rFonts w:ascii="Sylfaen" w:hAnsi="Sylfaen" w:cs="Sylfaen"/>
        </w:rPr>
        <w:t>შენობა</w:t>
      </w:r>
      <w:r w:rsidR="00D26724" w:rsidRPr="009F0EE4">
        <w:rPr>
          <w:rFonts w:ascii="Sylfaen" w:hAnsi="Sylfaen"/>
        </w:rPr>
        <w:t>-</w:t>
      </w:r>
      <w:r w:rsidR="00D26724" w:rsidRPr="009F0EE4">
        <w:rPr>
          <w:rFonts w:ascii="Sylfaen" w:hAnsi="Sylfaen" w:cs="Sylfaen"/>
        </w:rPr>
        <w:t>ნაგებობის</w:t>
      </w:r>
      <w:r w:rsidR="00D26724" w:rsidRPr="009F0EE4">
        <w:rPr>
          <w:rFonts w:ascii="Sylfaen" w:hAnsi="Sylfaen"/>
        </w:rPr>
        <w:t xml:space="preserve"> </w:t>
      </w:r>
      <w:r w:rsidR="00D26724" w:rsidRPr="009F0EE4">
        <w:rPr>
          <w:rFonts w:ascii="Sylfaen" w:hAnsi="Sylfaen" w:cs="Sylfaen"/>
        </w:rPr>
        <w:t>ერთეულის</w:t>
      </w:r>
      <w:r w:rsidR="0018243D" w:rsidRPr="009F0EE4">
        <w:rPr>
          <w:rFonts w:ascii="Sylfaen" w:hAnsi="Sylfaen"/>
        </w:rPr>
        <w:t xml:space="preserve"> </w:t>
      </w:r>
      <w:r w:rsidR="0018243D" w:rsidRPr="009F0EE4">
        <w:rPr>
          <w:rFonts w:ascii="Sylfaen" w:hAnsi="Sylfaen" w:cs="Sylfaen"/>
        </w:rPr>
        <w:t>ფართობ</w:t>
      </w:r>
      <w:r w:rsidR="008972D7" w:rsidRPr="009F0EE4">
        <w:rPr>
          <w:rFonts w:ascii="Sylfaen" w:hAnsi="Sylfaen" w:cs="Sylfaen"/>
        </w:rPr>
        <w:t>ი</w:t>
      </w:r>
      <w:r w:rsidR="00762D54" w:rsidRPr="009F0EE4">
        <w:rPr>
          <w:rFonts w:ascii="Sylfaen" w:hAnsi="Sylfaen"/>
        </w:rPr>
        <w:t xml:space="preserve">, </w:t>
      </w:r>
      <w:r w:rsidR="00762D54" w:rsidRPr="009F0EE4">
        <w:rPr>
          <w:rFonts w:ascii="Sylfaen" w:hAnsi="Sylfaen" w:cs="Sylfaen"/>
        </w:rPr>
        <w:t>დამრგვალებულ</w:t>
      </w:r>
      <w:r w:rsidR="008972D7" w:rsidRPr="009F0EE4">
        <w:rPr>
          <w:rFonts w:ascii="Sylfaen" w:hAnsi="Sylfaen" w:cs="Sylfaen"/>
        </w:rPr>
        <w:t>ი</w:t>
      </w:r>
      <w:r w:rsidR="00762D54" w:rsidRPr="009F0EE4">
        <w:rPr>
          <w:rFonts w:ascii="Sylfaen" w:hAnsi="Sylfaen"/>
        </w:rPr>
        <w:t xml:space="preserve"> </w:t>
      </w:r>
      <w:r w:rsidR="00762D54" w:rsidRPr="009F0EE4">
        <w:rPr>
          <w:rFonts w:ascii="Sylfaen" w:hAnsi="Sylfaen" w:cs="Sylfaen"/>
        </w:rPr>
        <w:t>მეასედამდე</w:t>
      </w:r>
      <w:r w:rsidR="00762D54" w:rsidRPr="009F0EE4">
        <w:rPr>
          <w:rFonts w:ascii="Sylfaen" w:hAnsi="Sylfaen"/>
        </w:rPr>
        <w:t xml:space="preserve"> </w:t>
      </w:r>
      <w:r w:rsidR="00762D54" w:rsidRPr="009F0EE4">
        <w:rPr>
          <w:rFonts w:ascii="Sylfaen" w:hAnsi="Sylfaen" w:cs="Sylfaen"/>
        </w:rPr>
        <w:t>კვადრატულ</w:t>
      </w:r>
      <w:r w:rsidR="00762D54" w:rsidRPr="009F0EE4">
        <w:rPr>
          <w:rFonts w:ascii="Sylfaen" w:hAnsi="Sylfaen"/>
        </w:rPr>
        <w:t xml:space="preserve"> </w:t>
      </w:r>
      <w:r w:rsidR="00762D54" w:rsidRPr="009F0EE4">
        <w:rPr>
          <w:rFonts w:ascii="Sylfaen" w:hAnsi="Sylfaen" w:cs="Sylfaen"/>
        </w:rPr>
        <w:t>მეტრებში</w:t>
      </w:r>
      <w:r w:rsidR="0018243D" w:rsidRPr="009F0EE4">
        <w:rPr>
          <w:rFonts w:ascii="Sylfaen" w:hAnsi="Sylfaen"/>
        </w:rPr>
        <w:t>;</w:t>
      </w:r>
    </w:p>
    <w:p w14:paraId="0191854B" w14:textId="2E4F7092" w:rsidR="0018243D" w:rsidRPr="009F0EE4" w:rsidRDefault="00BD787E" w:rsidP="001C53C4">
      <w:pPr>
        <w:pStyle w:val="NoSpacing"/>
        <w:spacing w:line="276" w:lineRule="auto"/>
        <w:ind w:firstLine="540"/>
        <w:jc w:val="both"/>
        <w:rPr>
          <w:rFonts w:ascii="Sylfaen" w:hAnsi="Sylfaen"/>
        </w:rPr>
      </w:pPr>
      <w:r w:rsidRPr="009F0EE4">
        <w:rPr>
          <w:rFonts w:ascii="Sylfaen" w:hAnsi="Sylfaen" w:cs="Sylfaen"/>
        </w:rPr>
        <w:t>ლ</w:t>
      </w:r>
      <w:r w:rsidR="0070379C" w:rsidRPr="009F0EE4">
        <w:rPr>
          <w:rFonts w:ascii="Sylfaen" w:hAnsi="Sylfaen"/>
        </w:rPr>
        <w:t>)</w:t>
      </w:r>
      <w:r w:rsidR="00C060DB" w:rsidRPr="009F0EE4">
        <w:rPr>
          <w:rFonts w:ascii="Sylfaen" w:hAnsi="Sylfaen"/>
        </w:rPr>
        <w:t xml:space="preserve"> </w:t>
      </w:r>
      <w:r w:rsidR="00D26724" w:rsidRPr="009F0EE4">
        <w:rPr>
          <w:rFonts w:ascii="Sylfaen" w:hAnsi="Sylfaen" w:cs="Sylfaen"/>
        </w:rPr>
        <w:t>შენობა</w:t>
      </w:r>
      <w:r w:rsidR="00D26724" w:rsidRPr="009F0EE4">
        <w:rPr>
          <w:rFonts w:ascii="Sylfaen" w:hAnsi="Sylfaen"/>
        </w:rPr>
        <w:t>-</w:t>
      </w:r>
      <w:r w:rsidR="00D26724" w:rsidRPr="009F0EE4">
        <w:rPr>
          <w:rFonts w:ascii="Sylfaen" w:hAnsi="Sylfaen" w:cs="Sylfaen"/>
        </w:rPr>
        <w:t>ნაგებობის</w:t>
      </w:r>
      <w:r w:rsidR="00D26724" w:rsidRPr="009F0EE4">
        <w:rPr>
          <w:rFonts w:ascii="Sylfaen" w:hAnsi="Sylfaen"/>
        </w:rPr>
        <w:t xml:space="preserve"> </w:t>
      </w:r>
      <w:r w:rsidR="00D26724" w:rsidRPr="009F0EE4">
        <w:rPr>
          <w:rFonts w:ascii="Sylfaen" w:hAnsi="Sylfaen" w:cs="Sylfaen"/>
        </w:rPr>
        <w:t>სართული</w:t>
      </w:r>
      <w:r w:rsidR="008972D7" w:rsidRPr="009F0EE4">
        <w:rPr>
          <w:rFonts w:ascii="Sylfaen" w:hAnsi="Sylfaen" w:cs="Sylfaen"/>
        </w:rPr>
        <w:t>ს</w:t>
      </w:r>
      <w:r w:rsidR="007C6A70">
        <w:rPr>
          <w:rFonts w:ascii="Sylfaen" w:hAnsi="Sylfaen" w:cs="Sylfaen"/>
          <w:lang w:val="ka-GE"/>
        </w:rPr>
        <w:t xml:space="preserve"> (სართულების)</w:t>
      </w:r>
      <w:r w:rsidR="00D26724" w:rsidRPr="009F0EE4">
        <w:rPr>
          <w:rFonts w:ascii="Sylfaen" w:hAnsi="Sylfaen"/>
        </w:rPr>
        <w:t xml:space="preserve">, </w:t>
      </w:r>
      <w:r w:rsidR="00D26724" w:rsidRPr="009F0EE4">
        <w:rPr>
          <w:rFonts w:ascii="Sylfaen" w:hAnsi="Sylfaen" w:cs="Sylfaen"/>
        </w:rPr>
        <w:t>შენობა</w:t>
      </w:r>
      <w:r w:rsidR="00D26724" w:rsidRPr="009F0EE4">
        <w:rPr>
          <w:rFonts w:ascii="Sylfaen" w:hAnsi="Sylfaen"/>
        </w:rPr>
        <w:t>-</w:t>
      </w:r>
      <w:r w:rsidR="00D26724" w:rsidRPr="009F0EE4">
        <w:rPr>
          <w:rFonts w:ascii="Sylfaen" w:hAnsi="Sylfaen" w:cs="Sylfaen"/>
        </w:rPr>
        <w:t>ნაგებობის</w:t>
      </w:r>
      <w:r w:rsidR="00D26724" w:rsidRPr="009F0EE4">
        <w:rPr>
          <w:rFonts w:ascii="Sylfaen" w:hAnsi="Sylfaen"/>
        </w:rPr>
        <w:t xml:space="preserve"> </w:t>
      </w:r>
      <w:r w:rsidR="00D26724" w:rsidRPr="009F0EE4">
        <w:rPr>
          <w:rFonts w:ascii="Sylfaen" w:hAnsi="Sylfaen" w:cs="Sylfaen"/>
        </w:rPr>
        <w:t>ერთეულის</w:t>
      </w:r>
      <w:r w:rsidR="00D26724" w:rsidRPr="009F0EE4">
        <w:rPr>
          <w:rFonts w:ascii="Sylfaen" w:hAnsi="Sylfaen"/>
        </w:rPr>
        <w:t xml:space="preserve"> </w:t>
      </w:r>
      <w:r w:rsidR="00D26724" w:rsidRPr="009F0EE4">
        <w:rPr>
          <w:rFonts w:ascii="Sylfaen" w:hAnsi="Sylfaen" w:cs="Sylfaen"/>
        </w:rPr>
        <w:t>გვერდების</w:t>
      </w:r>
      <w:r w:rsidR="00D26724" w:rsidRPr="009F0EE4">
        <w:rPr>
          <w:rFonts w:ascii="Sylfaen" w:hAnsi="Sylfaen"/>
        </w:rPr>
        <w:t xml:space="preserve"> </w:t>
      </w:r>
      <w:r w:rsidR="0070379C" w:rsidRPr="009F0EE4">
        <w:rPr>
          <w:rFonts w:ascii="Sylfaen" w:hAnsi="Sylfaen" w:cs="Sylfaen"/>
        </w:rPr>
        <w:t>ზომებ</w:t>
      </w:r>
      <w:r w:rsidR="008972D7" w:rsidRPr="009F0EE4">
        <w:rPr>
          <w:rFonts w:ascii="Sylfaen" w:hAnsi="Sylfaen" w:cs="Sylfaen"/>
        </w:rPr>
        <w:t>ი</w:t>
      </w:r>
      <w:r w:rsidR="00D26724" w:rsidRPr="009F0EE4">
        <w:rPr>
          <w:rFonts w:ascii="Sylfaen" w:hAnsi="Sylfaen"/>
        </w:rPr>
        <w:t>;</w:t>
      </w:r>
    </w:p>
    <w:p w14:paraId="46B343AB" w14:textId="77777777" w:rsidR="0018243D" w:rsidRPr="009F0EE4" w:rsidRDefault="00BD787E" w:rsidP="001C53C4">
      <w:pPr>
        <w:pStyle w:val="NoSpacing"/>
        <w:spacing w:line="276" w:lineRule="auto"/>
        <w:ind w:firstLine="540"/>
        <w:jc w:val="both"/>
        <w:rPr>
          <w:rFonts w:ascii="Sylfaen" w:hAnsi="Sylfaen"/>
        </w:rPr>
      </w:pPr>
      <w:r w:rsidRPr="009F0EE4">
        <w:rPr>
          <w:rFonts w:ascii="Sylfaen" w:hAnsi="Sylfaen" w:cs="Sylfaen"/>
        </w:rPr>
        <w:t>მ</w:t>
      </w:r>
      <w:r w:rsidR="0018243D" w:rsidRPr="009F0EE4">
        <w:rPr>
          <w:rFonts w:ascii="Sylfaen" w:hAnsi="Sylfaen"/>
        </w:rPr>
        <w:t>)</w:t>
      </w:r>
      <w:r w:rsidR="000556B0" w:rsidRPr="009F0EE4">
        <w:rPr>
          <w:rFonts w:ascii="Sylfaen" w:hAnsi="Sylfaen"/>
        </w:rPr>
        <w:t xml:space="preserve"> </w:t>
      </w:r>
      <w:r w:rsidR="005C0C2F" w:rsidRPr="009F0EE4">
        <w:rPr>
          <w:rFonts w:ascii="Sylfaen" w:hAnsi="Sylfaen" w:cs="Sylfaen"/>
        </w:rPr>
        <w:t>აზომვითი</w:t>
      </w:r>
      <w:r w:rsidR="006728CC" w:rsidRPr="009F0EE4">
        <w:rPr>
          <w:rFonts w:ascii="Sylfaen" w:hAnsi="Sylfaen"/>
        </w:rPr>
        <w:t xml:space="preserve"> </w:t>
      </w:r>
      <w:r w:rsidR="005C0C2F" w:rsidRPr="009F0EE4">
        <w:rPr>
          <w:rFonts w:ascii="Sylfaen" w:hAnsi="Sylfaen" w:cs="Sylfaen"/>
        </w:rPr>
        <w:t>სამუშაოების</w:t>
      </w:r>
      <w:r w:rsidR="005C0C2F" w:rsidRPr="009F0EE4">
        <w:rPr>
          <w:rFonts w:ascii="Sylfaen" w:hAnsi="Sylfaen"/>
        </w:rPr>
        <w:t xml:space="preserve"> </w:t>
      </w:r>
      <w:r w:rsidR="005C0C2F" w:rsidRPr="009F0EE4">
        <w:rPr>
          <w:rFonts w:ascii="Sylfaen" w:hAnsi="Sylfaen" w:cs="Sylfaen"/>
        </w:rPr>
        <w:t>შესრულების</w:t>
      </w:r>
      <w:r w:rsidR="005C0C2F" w:rsidRPr="009F0EE4">
        <w:rPr>
          <w:rFonts w:ascii="Sylfaen" w:hAnsi="Sylfaen"/>
        </w:rPr>
        <w:t xml:space="preserve"> </w:t>
      </w:r>
      <w:r w:rsidR="0018243D" w:rsidRPr="009F0EE4">
        <w:rPr>
          <w:rFonts w:ascii="Sylfaen" w:hAnsi="Sylfaen" w:cs="Sylfaen"/>
        </w:rPr>
        <w:t>თარიღ</w:t>
      </w:r>
      <w:r w:rsidR="008972D7" w:rsidRPr="009F0EE4">
        <w:rPr>
          <w:rFonts w:ascii="Sylfaen" w:hAnsi="Sylfaen" w:cs="Sylfaen"/>
        </w:rPr>
        <w:t>ი</w:t>
      </w:r>
      <w:r w:rsidR="0018243D" w:rsidRPr="009F0EE4">
        <w:rPr>
          <w:rFonts w:ascii="Sylfaen" w:hAnsi="Sylfaen"/>
        </w:rPr>
        <w:t>;</w:t>
      </w:r>
    </w:p>
    <w:p w14:paraId="6637E484" w14:textId="77777777" w:rsidR="00D86DA6" w:rsidRPr="009F0EE4" w:rsidRDefault="00BD787E" w:rsidP="001C53C4">
      <w:pPr>
        <w:pStyle w:val="NoSpacing"/>
        <w:spacing w:line="276" w:lineRule="auto"/>
        <w:ind w:firstLine="540"/>
        <w:jc w:val="both"/>
        <w:rPr>
          <w:rFonts w:ascii="Sylfaen" w:hAnsi="Sylfaen"/>
        </w:rPr>
      </w:pPr>
      <w:r w:rsidRPr="009F0EE4">
        <w:rPr>
          <w:rFonts w:ascii="Sylfaen" w:hAnsi="Sylfaen" w:cs="Sylfaen"/>
        </w:rPr>
        <w:t>ნ</w:t>
      </w:r>
      <w:r w:rsidR="0018243D" w:rsidRPr="009F0EE4">
        <w:rPr>
          <w:rFonts w:ascii="Sylfaen" w:hAnsi="Sylfaen"/>
        </w:rPr>
        <w:t xml:space="preserve">) </w:t>
      </w:r>
      <w:r w:rsidR="0018243D" w:rsidRPr="009F0EE4">
        <w:rPr>
          <w:rFonts w:ascii="Sylfaen" w:hAnsi="Sylfaen" w:cs="Sylfaen"/>
        </w:rPr>
        <w:t>აზომვაზე</w:t>
      </w:r>
      <w:r w:rsidR="0018243D" w:rsidRPr="009F0EE4">
        <w:rPr>
          <w:rFonts w:ascii="Sylfaen" w:hAnsi="Sylfaen"/>
        </w:rPr>
        <w:t xml:space="preserve"> </w:t>
      </w:r>
      <w:r w:rsidR="0018243D" w:rsidRPr="009F0EE4">
        <w:rPr>
          <w:rFonts w:ascii="Sylfaen" w:hAnsi="Sylfaen" w:cs="Sylfaen"/>
        </w:rPr>
        <w:t>უფლებამოსილი</w:t>
      </w:r>
      <w:r w:rsidR="0018243D" w:rsidRPr="009F0EE4">
        <w:rPr>
          <w:rFonts w:ascii="Sylfaen" w:hAnsi="Sylfaen"/>
        </w:rPr>
        <w:t xml:space="preserve"> </w:t>
      </w:r>
      <w:r w:rsidR="0018243D" w:rsidRPr="009F0EE4">
        <w:rPr>
          <w:rFonts w:ascii="Sylfaen" w:hAnsi="Sylfaen" w:cs="Sylfaen"/>
        </w:rPr>
        <w:t>და</w:t>
      </w:r>
      <w:r w:rsidR="008972D7" w:rsidRPr="009F0EE4">
        <w:rPr>
          <w:rFonts w:ascii="Sylfaen" w:hAnsi="Sylfaen"/>
        </w:rPr>
        <w:t xml:space="preserve"> </w:t>
      </w:r>
      <w:r w:rsidR="008972D7" w:rsidRPr="009F0EE4">
        <w:rPr>
          <w:rFonts w:ascii="Sylfaen" w:hAnsi="Sylfaen" w:cs="Sylfaen"/>
        </w:rPr>
        <w:t>დაინტერესებული</w:t>
      </w:r>
      <w:r w:rsidR="008972D7" w:rsidRPr="009F0EE4">
        <w:rPr>
          <w:rFonts w:ascii="Sylfaen" w:hAnsi="Sylfaen"/>
        </w:rPr>
        <w:t xml:space="preserve"> </w:t>
      </w:r>
      <w:r w:rsidR="008972D7" w:rsidRPr="009F0EE4">
        <w:rPr>
          <w:rFonts w:ascii="Sylfaen" w:hAnsi="Sylfaen" w:cs="Sylfaen"/>
        </w:rPr>
        <w:t>პირის</w:t>
      </w:r>
      <w:r w:rsidR="008972D7" w:rsidRPr="009F0EE4">
        <w:rPr>
          <w:rFonts w:ascii="Sylfaen" w:hAnsi="Sylfaen"/>
        </w:rPr>
        <w:t xml:space="preserve"> </w:t>
      </w:r>
      <w:r w:rsidR="008972D7" w:rsidRPr="009F0EE4">
        <w:rPr>
          <w:rFonts w:ascii="Sylfaen" w:hAnsi="Sylfaen" w:cs="Sylfaen"/>
        </w:rPr>
        <w:t>ხელმოწერა</w:t>
      </w:r>
      <w:r w:rsidR="008972D7" w:rsidRPr="009F0EE4">
        <w:rPr>
          <w:rFonts w:ascii="Sylfaen" w:hAnsi="Sylfaen"/>
        </w:rPr>
        <w:t>;</w:t>
      </w:r>
    </w:p>
    <w:p w14:paraId="094688C1" w14:textId="77777777" w:rsidR="008972D7" w:rsidRPr="009F0EE4" w:rsidRDefault="00BD787E" w:rsidP="001C53C4">
      <w:pPr>
        <w:pStyle w:val="NoSpacing"/>
        <w:spacing w:line="276" w:lineRule="auto"/>
        <w:ind w:firstLine="540"/>
        <w:jc w:val="both"/>
        <w:rPr>
          <w:rFonts w:ascii="Sylfaen" w:hAnsi="Sylfaen"/>
        </w:rPr>
      </w:pPr>
      <w:r w:rsidRPr="009F0EE4">
        <w:rPr>
          <w:rFonts w:ascii="Sylfaen" w:hAnsi="Sylfaen" w:cs="Sylfaen"/>
        </w:rPr>
        <w:t>ო</w:t>
      </w:r>
      <w:r w:rsidR="008972D7" w:rsidRPr="009F0EE4">
        <w:rPr>
          <w:rFonts w:ascii="Sylfaen" w:hAnsi="Sylfaen"/>
        </w:rPr>
        <w:t xml:space="preserve">) </w:t>
      </w:r>
      <w:r w:rsidR="008972D7" w:rsidRPr="009F0EE4">
        <w:rPr>
          <w:rFonts w:ascii="Sylfaen" w:hAnsi="Sylfaen" w:cs="Sylfaen"/>
        </w:rPr>
        <w:t>სხვა</w:t>
      </w:r>
      <w:r w:rsidR="008972D7" w:rsidRPr="009F0EE4">
        <w:rPr>
          <w:rFonts w:ascii="Sylfaen" w:hAnsi="Sylfaen"/>
        </w:rPr>
        <w:t xml:space="preserve"> </w:t>
      </w:r>
      <w:r w:rsidR="008972D7" w:rsidRPr="009F0EE4">
        <w:rPr>
          <w:rFonts w:ascii="Sylfaen" w:hAnsi="Sylfaen" w:cs="Sylfaen"/>
        </w:rPr>
        <w:t>ელემენტები</w:t>
      </w:r>
      <w:r w:rsidR="00F43703" w:rsidRPr="009F0EE4">
        <w:rPr>
          <w:rFonts w:ascii="Sylfaen" w:hAnsi="Sylfaen"/>
        </w:rPr>
        <w:t xml:space="preserve">, </w:t>
      </w:r>
      <w:r w:rsidR="00F43703" w:rsidRPr="009F0EE4">
        <w:rPr>
          <w:rFonts w:ascii="Sylfaen" w:hAnsi="Sylfaen" w:cs="Sylfaen"/>
        </w:rPr>
        <w:t>რომელიც</w:t>
      </w:r>
      <w:r w:rsidR="00F43703" w:rsidRPr="009F0EE4">
        <w:rPr>
          <w:rFonts w:ascii="Sylfaen" w:hAnsi="Sylfaen"/>
        </w:rPr>
        <w:t xml:space="preserve"> </w:t>
      </w:r>
      <w:r w:rsidR="00F43703" w:rsidRPr="009F0EE4">
        <w:rPr>
          <w:rFonts w:ascii="Sylfaen" w:hAnsi="Sylfaen" w:cs="Sylfaen"/>
        </w:rPr>
        <w:t>განსაზღვრულია</w:t>
      </w:r>
      <w:r w:rsidR="00F43703" w:rsidRPr="009F0EE4">
        <w:rPr>
          <w:rFonts w:ascii="Sylfaen" w:hAnsi="Sylfaen"/>
        </w:rPr>
        <w:t xml:space="preserve"> </w:t>
      </w:r>
      <w:r w:rsidR="00F43703" w:rsidRPr="009F0EE4">
        <w:rPr>
          <w:rFonts w:ascii="Sylfaen" w:hAnsi="Sylfaen" w:cs="Sylfaen"/>
        </w:rPr>
        <w:t>ამ</w:t>
      </w:r>
      <w:r w:rsidR="00F43703" w:rsidRPr="009F0EE4">
        <w:rPr>
          <w:rFonts w:ascii="Sylfaen" w:hAnsi="Sylfaen"/>
        </w:rPr>
        <w:t xml:space="preserve"> </w:t>
      </w:r>
      <w:r w:rsidR="00F43703" w:rsidRPr="009F0EE4">
        <w:rPr>
          <w:rFonts w:ascii="Sylfaen" w:hAnsi="Sylfaen" w:cs="Sylfaen"/>
        </w:rPr>
        <w:t>წესით</w:t>
      </w:r>
      <w:r w:rsidR="008972D7" w:rsidRPr="009F0EE4">
        <w:rPr>
          <w:rFonts w:ascii="Sylfaen" w:hAnsi="Sylfaen"/>
        </w:rPr>
        <w:t>.</w:t>
      </w:r>
    </w:p>
    <w:p w14:paraId="71F8FDB2" w14:textId="4A1BDCBC" w:rsidR="002A0ADD" w:rsidRPr="009F0EE4" w:rsidRDefault="002A0ADD" w:rsidP="001C53C4">
      <w:pPr>
        <w:pStyle w:val="NoSpacing"/>
        <w:spacing w:line="276" w:lineRule="auto"/>
        <w:ind w:firstLine="540"/>
        <w:jc w:val="both"/>
        <w:rPr>
          <w:rFonts w:ascii="Sylfaen" w:hAnsi="Sylfaen"/>
        </w:rPr>
      </w:pPr>
      <w:r w:rsidRPr="009F0EE4">
        <w:rPr>
          <w:rFonts w:ascii="Sylfaen" w:hAnsi="Sylfaen"/>
        </w:rPr>
        <w:t>4</w:t>
      </w:r>
      <w:r w:rsidR="0018243D" w:rsidRPr="009F0EE4">
        <w:rPr>
          <w:rFonts w:ascii="Sylfaen" w:hAnsi="Sylfaen"/>
        </w:rPr>
        <w:t xml:space="preserve">. </w:t>
      </w:r>
      <w:r w:rsidR="007E5352" w:rsidRPr="009F0EE4">
        <w:rPr>
          <w:rFonts w:ascii="Sylfaen" w:hAnsi="Sylfaen" w:cs="Sylfaen"/>
        </w:rPr>
        <w:t>ობიექტის</w:t>
      </w:r>
      <w:r w:rsidR="007E5352" w:rsidRPr="009F0EE4">
        <w:rPr>
          <w:rFonts w:ascii="Sylfaen" w:hAnsi="Sylfaen"/>
        </w:rPr>
        <w:t xml:space="preserve"> </w:t>
      </w:r>
      <w:r w:rsidR="00E34C4C" w:rsidRPr="009F0EE4">
        <w:rPr>
          <w:rFonts w:ascii="Sylfaen" w:hAnsi="Sylfaen" w:cs="Sylfaen"/>
        </w:rPr>
        <w:t>შიდა</w:t>
      </w:r>
      <w:r w:rsidR="00E34C4C" w:rsidRPr="009F0EE4">
        <w:rPr>
          <w:rFonts w:ascii="Sylfaen" w:hAnsi="Sylfaen"/>
        </w:rPr>
        <w:t xml:space="preserve"> </w:t>
      </w:r>
      <w:r w:rsidR="00E34C4C" w:rsidRPr="009F0EE4">
        <w:rPr>
          <w:rFonts w:ascii="Sylfaen" w:hAnsi="Sylfaen" w:cs="Sylfaen"/>
        </w:rPr>
        <w:t>აზომვითი</w:t>
      </w:r>
      <w:r w:rsidR="00E34C4C" w:rsidRPr="009F0EE4">
        <w:rPr>
          <w:rFonts w:ascii="Sylfaen" w:hAnsi="Sylfaen"/>
        </w:rPr>
        <w:t xml:space="preserve"> </w:t>
      </w:r>
      <w:r w:rsidR="00E34C4C" w:rsidRPr="009F0EE4">
        <w:rPr>
          <w:rFonts w:ascii="Sylfaen" w:hAnsi="Sylfaen" w:cs="Sylfaen"/>
        </w:rPr>
        <w:t>ნახაზი</w:t>
      </w:r>
      <w:r w:rsidR="00E34C4C" w:rsidRPr="009F0EE4">
        <w:rPr>
          <w:rFonts w:ascii="Sylfaen" w:hAnsi="Sylfaen"/>
        </w:rPr>
        <w:t xml:space="preserve"> </w:t>
      </w:r>
      <w:r w:rsidR="0056207B" w:rsidRPr="009F0EE4">
        <w:rPr>
          <w:rFonts w:ascii="Sylfaen" w:hAnsi="Sylfaen" w:cs="Sylfaen"/>
        </w:rPr>
        <w:t>ქაღალდის</w:t>
      </w:r>
      <w:r w:rsidR="0056207B" w:rsidRPr="009F0EE4">
        <w:rPr>
          <w:rFonts w:ascii="Sylfaen" w:hAnsi="Sylfaen"/>
        </w:rPr>
        <w:t xml:space="preserve"> </w:t>
      </w:r>
      <w:r w:rsidR="0056207B" w:rsidRPr="009F0EE4">
        <w:rPr>
          <w:rFonts w:ascii="Sylfaen" w:hAnsi="Sylfaen" w:cs="Sylfaen"/>
        </w:rPr>
        <w:t>მატარებელზე</w:t>
      </w:r>
      <w:r w:rsidR="0056207B" w:rsidRPr="009F0EE4">
        <w:rPr>
          <w:rFonts w:ascii="Sylfaen" w:hAnsi="Sylfaen"/>
        </w:rPr>
        <w:t xml:space="preserve"> </w:t>
      </w:r>
      <w:r w:rsidR="00E34C4C" w:rsidRPr="009F0EE4">
        <w:rPr>
          <w:rFonts w:ascii="Sylfaen" w:hAnsi="Sylfaen" w:cs="Sylfaen"/>
        </w:rPr>
        <w:t>წარმოდგენილი</w:t>
      </w:r>
      <w:r w:rsidR="00E34C4C" w:rsidRPr="009F0EE4">
        <w:rPr>
          <w:rFonts w:ascii="Sylfaen" w:hAnsi="Sylfaen"/>
        </w:rPr>
        <w:t xml:space="preserve"> </w:t>
      </w:r>
      <w:r w:rsidR="00E34C4C" w:rsidRPr="009F0EE4">
        <w:rPr>
          <w:rFonts w:ascii="Sylfaen" w:hAnsi="Sylfaen" w:cs="Sylfaen"/>
        </w:rPr>
        <w:t>უნდა</w:t>
      </w:r>
      <w:r w:rsidR="00E34C4C" w:rsidRPr="009F0EE4">
        <w:rPr>
          <w:rFonts w:ascii="Sylfaen" w:hAnsi="Sylfaen"/>
        </w:rPr>
        <w:t xml:space="preserve"> </w:t>
      </w:r>
      <w:r w:rsidR="00E34C4C" w:rsidRPr="009F0EE4">
        <w:rPr>
          <w:rFonts w:ascii="Sylfaen" w:hAnsi="Sylfaen" w:cs="Sylfaen"/>
        </w:rPr>
        <w:t>იყოს</w:t>
      </w:r>
      <w:r w:rsidR="00E34C4C" w:rsidRPr="009F0EE4">
        <w:rPr>
          <w:rFonts w:ascii="Sylfaen" w:hAnsi="Sylfaen"/>
        </w:rPr>
        <w:t xml:space="preserve"> 1:50</w:t>
      </w:r>
      <w:r w:rsidR="005363CF">
        <w:rPr>
          <w:rFonts w:ascii="Sylfaen" w:hAnsi="Sylfaen"/>
          <w:lang w:val="ka-GE"/>
        </w:rPr>
        <w:t>-დან</w:t>
      </w:r>
      <w:r w:rsidR="00E34C4C" w:rsidRPr="009F0EE4">
        <w:rPr>
          <w:rFonts w:ascii="Sylfaen" w:hAnsi="Sylfaen"/>
        </w:rPr>
        <w:t xml:space="preserve"> 1:</w:t>
      </w:r>
      <w:r w:rsidR="00843DF8" w:rsidRPr="009F0EE4">
        <w:rPr>
          <w:rFonts w:ascii="Sylfaen" w:hAnsi="Sylfaen"/>
        </w:rPr>
        <w:t>1000</w:t>
      </w:r>
      <w:r w:rsidR="00E34C4C" w:rsidRPr="009F0EE4">
        <w:rPr>
          <w:rFonts w:ascii="Sylfaen" w:hAnsi="Sylfaen"/>
        </w:rPr>
        <w:t xml:space="preserve"> </w:t>
      </w:r>
      <w:r w:rsidR="00E34C4C" w:rsidRPr="009F0EE4">
        <w:rPr>
          <w:rFonts w:ascii="Sylfaen" w:hAnsi="Sylfaen" w:cs="Sylfaen"/>
        </w:rPr>
        <w:t>მასშტაბ</w:t>
      </w:r>
      <w:r w:rsidR="005363CF">
        <w:rPr>
          <w:rFonts w:ascii="Sylfaen" w:hAnsi="Sylfaen" w:cs="Sylfaen"/>
          <w:lang w:val="ka-GE"/>
        </w:rPr>
        <w:t xml:space="preserve">ის ჩათვლით, </w:t>
      </w:r>
      <w:r w:rsidR="00DF42A5">
        <w:rPr>
          <w:rFonts w:ascii="Sylfaen" w:hAnsi="Sylfaen" w:cs="Sylfaen"/>
          <w:lang w:val="ka-GE"/>
        </w:rPr>
        <w:t>50-ე ან 100-ზე დამრგვალებული</w:t>
      </w:r>
      <w:r w:rsidR="005363CF">
        <w:rPr>
          <w:rFonts w:ascii="Sylfaen" w:hAnsi="Sylfaen" w:cs="Sylfaen"/>
          <w:lang w:val="ka-GE"/>
        </w:rPr>
        <w:t xml:space="preserve"> </w:t>
      </w:r>
      <w:r w:rsidR="00DF42A5">
        <w:rPr>
          <w:rFonts w:ascii="Sylfaen" w:hAnsi="Sylfaen" w:cs="Sylfaen"/>
          <w:lang w:val="ka-GE"/>
        </w:rPr>
        <w:t xml:space="preserve">ერთ-ერთი </w:t>
      </w:r>
      <w:r w:rsidR="005363CF">
        <w:rPr>
          <w:rFonts w:ascii="Sylfaen" w:hAnsi="Sylfaen" w:cs="Sylfaen"/>
          <w:lang w:val="ka-GE"/>
        </w:rPr>
        <w:t>მასშტაბ</w:t>
      </w:r>
      <w:r w:rsidR="00DF42A5">
        <w:rPr>
          <w:rFonts w:ascii="Sylfaen" w:hAnsi="Sylfaen" w:cs="Sylfaen"/>
          <w:lang w:val="ka-GE"/>
        </w:rPr>
        <w:t>ით (1:50; 1:100; 150; 1:200; 1:300; 1:500; 1:1000 და სხვა)</w:t>
      </w:r>
      <w:r w:rsidR="00E34C4C" w:rsidRPr="009F0EE4">
        <w:rPr>
          <w:rFonts w:ascii="Sylfaen" w:hAnsi="Sylfaen"/>
        </w:rPr>
        <w:t>.</w:t>
      </w:r>
      <w:r w:rsidRPr="009F0EE4">
        <w:rPr>
          <w:rFonts w:ascii="Sylfaen" w:hAnsi="Sylfaen"/>
        </w:rPr>
        <w:t xml:space="preserve"> </w:t>
      </w:r>
    </w:p>
    <w:p w14:paraId="78298E98" w14:textId="77777777" w:rsidR="00A0760A" w:rsidRPr="009F0EE4" w:rsidRDefault="00D16543" w:rsidP="001C53C4">
      <w:pPr>
        <w:pStyle w:val="NoSpacing"/>
        <w:spacing w:line="276" w:lineRule="auto"/>
        <w:ind w:firstLine="540"/>
        <w:jc w:val="both"/>
        <w:rPr>
          <w:rFonts w:ascii="Sylfaen" w:hAnsi="Sylfaen"/>
        </w:rPr>
      </w:pPr>
      <w:r w:rsidRPr="009F0EE4">
        <w:rPr>
          <w:rFonts w:ascii="Sylfaen" w:hAnsi="Sylfaen"/>
        </w:rPr>
        <w:t>5</w:t>
      </w:r>
      <w:r w:rsidR="0018243D" w:rsidRPr="009F0EE4">
        <w:rPr>
          <w:rFonts w:ascii="Sylfaen" w:hAnsi="Sylfaen"/>
        </w:rPr>
        <w:t xml:space="preserve">. </w:t>
      </w:r>
      <w:r w:rsidR="00D86DA6" w:rsidRPr="009F0EE4">
        <w:rPr>
          <w:rFonts w:ascii="Sylfaen" w:hAnsi="Sylfaen" w:cs="Sylfaen"/>
        </w:rPr>
        <w:t>შენობა</w:t>
      </w:r>
      <w:r w:rsidR="00D86DA6" w:rsidRPr="009F0EE4">
        <w:rPr>
          <w:rFonts w:ascii="Sylfaen" w:hAnsi="Sylfaen"/>
        </w:rPr>
        <w:t>-</w:t>
      </w:r>
      <w:r w:rsidR="00D86DA6" w:rsidRPr="009F0EE4">
        <w:rPr>
          <w:rFonts w:ascii="Sylfaen" w:hAnsi="Sylfaen" w:cs="Sylfaen"/>
        </w:rPr>
        <w:t>ნაგებობის</w:t>
      </w:r>
      <w:r w:rsidR="00D86DA6" w:rsidRPr="009F0EE4">
        <w:rPr>
          <w:rFonts w:ascii="Sylfaen" w:hAnsi="Sylfaen"/>
        </w:rPr>
        <w:t xml:space="preserve"> </w:t>
      </w:r>
      <w:r w:rsidR="00D86DA6" w:rsidRPr="009F0EE4">
        <w:rPr>
          <w:rFonts w:ascii="Sylfaen" w:hAnsi="Sylfaen" w:cs="Sylfaen"/>
        </w:rPr>
        <w:t>კონსტრუქციული</w:t>
      </w:r>
      <w:r w:rsidR="00D86DA6" w:rsidRPr="009F0EE4">
        <w:rPr>
          <w:rFonts w:ascii="Sylfaen" w:hAnsi="Sylfaen"/>
        </w:rPr>
        <w:t xml:space="preserve"> </w:t>
      </w:r>
      <w:r w:rsidR="00D86DA6" w:rsidRPr="009F0EE4">
        <w:rPr>
          <w:rFonts w:ascii="Sylfaen" w:hAnsi="Sylfaen" w:cs="Sylfaen"/>
        </w:rPr>
        <w:t>სართულიანობა</w:t>
      </w:r>
      <w:r w:rsidR="00D86DA6" w:rsidRPr="009F0EE4">
        <w:rPr>
          <w:rFonts w:ascii="Sylfaen" w:hAnsi="Sylfaen"/>
        </w:rPr>
        <w:t xml:space="preserve"> </w:t>
      </w:r>
      <w:r w:rsidR="00D86DA6" w:rsidRPr="009F0EE4">
        <w:rPr>
          <w:rFonts w:ascii="Sylfaen" w:hAnsi="Sylfaen" w:cs="Sylfaen"/>
        </w:rPr>
        <w:t>განისაზღვრება</w:t>
      </w:r>
      <w:r w:rsidR="00D86DA6" w:rsidRPr="009F0EE4">
        <w:rPr>
          <w:rFonts w:ascii="Sylfaen" w:hAnsi="Sylfaen"/>
        </w:rPr>
        <w:t xml:space="preserve"> </w:t>
      </w:r>
      <w:r w:rsidR="00D86DA6" w:rsidRPr="009F0EE4">
        <w:rPr>
          <w:rFonts w:ascii="Sylfaen" w:hAnsi="Sylfaen" w:cs="Sylfaen"/>
        </w:rPr>
        <w:t>ერთი</w:t>
      </w:r>
      <w:r w:rsidR="00D86DA6" w:rsidRPr="009F0EE4">
        <w:rPr>
          <w:rFonts w:ascii="Sylfaen" w:hAnsi="Sylfaen"/>
        </w:rPr>
        <w:t xml:space="preserve"> </w:t>
      </w:r>
      <w:r w:rsidR="00D86DA6" w:rsidRPr="009F0EE4">
        <w:rPr>
          <w:rFonts w:ascii="Sylfaen" w:hAnsi="Sylfaen" w:cs="Sylfaen"/>
        </w:rPr>
        <w:t>შენობა</w:t>
      </w:r>
      <w:r w:rsidR="00D86DA6" w:rsidRPr="009F0EE4">
        <w:rPr>
          <w:rFonts w:ascii="Sylfaen" w:hAnsi="Sylfaen"/>
        </w:rPr>
        <w:t>-</w:t>
      </w:r>
      <w:r w:rsidR="00D86DA6" w:rsidRPr="009F0EE4">
        <w:rPr>
          <w:rFonts w:ascii="Sylfaen" w:hAnsi="Sylfaen" w:cs="Sylfaen"/>
        </w:rPr>
        <w:t>ნაგებობის</w:t>
      </w:r>
      <w:r w:rsidR="00D86DA6" w:rsidRPr="009F0EE4">
        <w:rPr>
          <w:rFonts w:ascii="Sylfaen" w:hAnsi="Sylfaen"/>
        </w:rPr>
        <w:t xml:space="preserve"> </w:t>
      </w:r>
      <w:r w:rsidR="00D86DA6" w:rsidRPr="009F0EE4">
        <w:rPr>
          <w:rFonts w:ascii="Sylfaen" w:hAnsi="Sylfaen" w:cs="Sylfaen"/>
        </w:rPr>
        <w:t>მიწისქვეშა</w:t>
      </w:r>
      <w:r w:rsidR="00D86DA6" w:rsidRPr="009F0EE4">
        <w:rPr>
          <w:rFonts w:ascii="Sylfaen" w:hAnsi="Sylfaen"/>
        </w:rPr>
        <w:t xml:space="preserve">, </w:t>
      </w:r>
      <w:r w:rsidR="00D86DA6" w:rsidRPr="009F0EE4">
        <w:rPr>
          <w:rFonts w:ascii="Sylfaen" w:hAnsi="Sylfaen" w:cs="Sylfaen"/>
        </w:rPr>
        <w:t>მიწისა</w:t>
      </w:r>
      <w:r w:rsidR="00D86DA6" w:rsidRPr="009F0EE4">
        <w:rPr>
          <w:rFonts w:ascii="Sylfaen" w:hAnsi="Sylfaen"/>
        </w:rPr>
        <w:t xml:space="preserve"> </w:t>
      </w:r>
      <w:r w:rsidR="00D86DA6" w:rsidRPr="009F0EE4">
        <w:rPr>
          <w:rFonts w:ascii="Sylfaen" w:hAnsi="Sylfaen" w:cs="Sylfaen"/>
        </w:rPr>
        <w:t>და</w:t>
      </w:r>
      <w:r w:rsidR="00D86DA6" w:rsidRPr="009F0EE4">
        <w:rPr>
          <w:rFonts w:ascii="Sylfaen" w:hAnsi="Sylfaen"/>
        </w:rPr>
        <w:t xml:space="preserve"> </w:t>
      </w:r>
      <w:r w:rsidR="00D86DA6" w:rsidRPr="009F0EE4">
        <w:rPr>
          <w:rFonts w:ascii="Sylfaen" w:hAnsi="Sylfaen" w:cs="Sylfaen"/>
        </w:rPr>
        <w:t>მიწისზედა</w:t>
      </w:r>
      <w:r w:rsidR="00D86DA6" w:rsidRPr="009F0EE4">
        <w:rPr>
          <w:rFonts w:ascii="Sylfaen" w:hAnsi="Sylfaen"/>
        </w:rPr>
        <w:t xml:space="preserve"> </w:t>
      </w:r>
      <w:r w:rsidR="00D86DA6" w:rsidRPr="009F0EE4">
        <w:rPr>
          <w:rFonts w:ascii="Sylfaen" w:hAnsi="Sylfaen" w:cs="Sylfaen"/>
        </w:rPr>
        <w:t>სრული</w:t>
      </w:r>
      <w:r w:rsidR="00D86DA6" w:rsidRPr="009F0EE4">
        <w:rPr>
          <w:rFonts w:ascii="Sylfaen" w:hAnsi="Sylfaen"/>
        </w:rPr>
        <w:t xml:space="preserve"> </w:t>
      </w:r>
      <w:r w:rsidR="00D86DA6" w:rsidRPr="009F0EE4">
        <w:rPr>
          <w:rFonts w:ascii="Sylfaen" w:hAnsi="Sylfaen" w:cs="Sylfaen"/>
        </w:rPr>
        <w:t>და</w:t>
      </w:r>
      <w:r w:rsidR="00D86DA6" w:rsidRPr="009F0EE4">
        <w:rPr>
          <w:rFonts w:ascii="Sylfaen" w:hAnsi="Sylfaen"/>
        </w:rPr>
        <w:t xml:space="preserve"> </w:t>
      </w:r>
      <w:r w:rsidR="00D86DA6" w:rsidRPr="009F0EE4">
        <w:rPr>
          <w:rFonts w:ascii="Sylfaen" w:hAnsi="Sylfaen" w:cs="Sylfaen"/>
        </w:rPr>
        <w:t>არასრული</w:t>
      </w:r>
      <w:r w:rsidR="00D86DA6" w:rsidRPr="009F0EE4">
        <w:rPr>
          <w:rFonts w:ascii="Sylfaen" w:hAnsi="Sylfaen"/>
        </w:rPr>
        <w:t xml:space="preserve"> </w:t>
      </w:r>
      <w:r w:rsidR="00D86DA6" w:rsidRPr="009F0EE4">
        <w:rPr>
          <w:rFonts w:ascii="Sylfaen" w:hAnsi="Sylfaen" w:cs="Sylfaen"/>
        </w:rPr>
        <w:t>სართულების</w:t>
      </w:r>
      <w:r w:rsidR="00D86DA6" w:rsidRPr="009F0EE4">
        <w:rPr>
          <w:rFonts w:ascii="Sylfaen" w:hAnsi="Sylfaen"/>
        </w:rPr>
        <w:t xml:space="preserve"> </w:t>
      </w:r>
      <w:r w:rsidR="00D86DA6" w:rsidRPr="009F0EE4">
        <w:rPr>
          <w:rFonts w:ascii="Sylfaen" w:hAnsi="Sylfaen" w:cs="Sylfaen"/>
        </w:rPr>
        <w:t>ჯამით</w:t>
      </w:r>
      <w:r w:rsidR="00D86DA6" w:rsidRPr="009F0EE4">
        <w:rPr>
          <w:rFonts w:ascii="Sylfaen" w:hAnsi="Sylfaen"/>
        </w:rPr>
        <w:t xml:space="preserve">, </w:t>
      </w:r>
      <w:r w:rsidR="00D86DA6" w:rsidRPr="009F0EE4">
        <w:rPr>
          <w:rFonts w:ascii="Sylfaen" w:hAnsi="Sylfaen" w:cs="Sylfaen"/>
        </w:rPr>
        <w:t>რომელიც</w:t>
      </w:r>
      <w:r w:rsidR="00D86DA6" w:rsidRPr="009F0EE4">
        <w:rPr>
          <w:rFonts w:ascii="Sylfaen" w:hAnsi="Sylfaen"/>
        </w:rPr>
        <w:t xml:space="preserve"> </w:t>
      </w:r>
      <w:r w:rsidR="00D86DA6" w:rsidRPr="009F0EE4">
        <w:rPr>
          <w:rFonts w:ascii="Sylfaen" w:hAnsi="Sylfaen" w:cs="Sylfaen"/>
        </w:rPr>
        <w:t>აითვლება</w:t>
      </w:r>
      <w:r w:rsidR="00D86DA6" w:rsidRPr="009F0EE4">
        <w:rPr>
          <w:rFonts w:ascii="Sylfaen" w:hAnsi="Sylfaen"/>
        </w:rPr>
        <w:t xml:space="preserve"> </w:t>
      </w:r>
      <w:r w:rsidR="00D86DA6" w:rsidRPr="009F0EE4">
        <w:rPr>
          <w:rFonts w:ascii="Sylfaen" w:hAnsi="Sylfaen" w:cs="Sylfaen"/>
        </w:rPr>
        <w:t>ერთი</w:t>
      </w:r>
      <w:r w:rsidR="00D86DA6" w:rsidRPr="009F0EE4">
        <w:rPr>
          <w:rFonts w:ascii="Sylfaen" w:hAnsi="Sylfaen"/>
        </w:rPr>
        <w:t xml:space="preserve"> </w:t>
      </w:r>
      <w:r w:rsidR="00D86DA6" w:rsidRPr="009F0EE4">
        <w:rPr>
          <w:rFonts w:ascii="Sylfaen" w:hAnsi="Sylfaen" w:cs="Sylfaen"/>
        </w:rPr>
        <w:t>შენობის</w:t>
      </w:r>
      <w:r w:rsidR="00D86DA6" w:rsidRPr="009F0EE4">
        <w:rPr>
          <w:rFonts w:ascii="Sylfaen" w:hAnsi="Sylfaen"/>
        </w:rPr>
        <w:t xml:space="preserve"> </w:t>
      </w:r>
      <w:r w:rsidR="00D86DA6" w:rsidRPr="009F0EE4">
        <w:rPr>
          <w:rFonts w:ascii="Sylfaen" w:hAnsi="Sylfaen" w:cs="Sylfaen"/>
        </w:rPr>
        <w:t>ძირითადი</w:t>
      </w:r>
      <w:r w:rsidR="00D86DA6" w:rsidRPr="009F0EE4">
        <w:rPr>
          <w:rFonts w:ascii="Sylfaen" w:hAnsi="Sylfaen"/>
        </w:rPr>
        <w:t xml:space="preserve"> </w:t>
      </w:r>
      <w:r w:rsidR="00D86DA6" w:rsidRPr="009F0EE4">
        <w:rPr>
          <w:rFonts w:ascii="Sylfaen" w:hAnsi="Sylfaen" w:cs="Sylfaen"/>
        </w:rPr>
        <w:t>კონსტრუქციის</w:t>
      </w:r>
      <w:r w:rsidR="00D86DA6" w:rsidRPr="009F0EE4">
        <w:rPr>
          <w:rFonts w:ascii="Sylfaen" w:hAnsi="Sylfaen"/>
        </w:rPr>
        <w:t xml:space="preserve"> </w:t>
      </w:r>
      <w:r w:rsidR="00D86DA6" w:rsidRPr="009F0EE4">
        <w:rPr>
          <w:rFonts w:ascii="Sylfaen" w:hAnsi="Sylfaen" w:cs="Sylfaen"/>
        </w:rPr>
        <w:t>საძირკვლის</w:t>
      </w:r>
      <w:r w:rsidR="00D86DA6" w:rsidRPr="009F0EE4">
        <w:rPr>
          <w:rFonts w:ascii="Sylfaen" w:hAnsi="Sylfaen"/>
        </w:rPr>
        <w:t xml:space="preserve"> </w:t>
      </w:r>
      <w:r w:rsidR="00D86DA6" w:rsidRPr="009F0EE4">
        <w:rPr>
          <w:rFonts w:ascii="Sylfaen" w:hAnsi="Sylfaen" w:cs="Sylfaen"/>
        </w:rPr>
        <w:t>ქვედა</w:t>
      </w:r>
      <w:r w:rsidR="00D86DA6" w:rsidRPr="009F0EE4">
        <w:rPr>
          <w:rFonts w:ascii="Sylfaen" w:hAnsi="Sylfaen"/>
        </w:rPr>
        <w:t xml:space="preserve"> </w:t>
      </w:r>
      <w:r w:rsidR="00D86DA6" w:rsidRPr="009F0EE4">
        <w:rPr>
          <w:rFonts w:ascii="Sylfaen" w:hAnsi="Sylfaen" w:cs="Sylfaen"/>
        </w:rPr>
        <w:t>ნიშნულიდან</w:t>
      </w:r>
      <w:r w:rsidR="00D86DA6" w:rsidRPr="009F0EE4">
        <w:rPr>
          <w:rFonts w:ascii="Sylfaen" w:hAnsi="Sylfaen"/>
        </w:rPr>
        <w:t xml:space="preserve"> (</w:t>
      </w:r>
      <w:r w:rsidR="00D86DA6" w:rsidRPr="009F0EE4">
        <w:rPr>
          <w:rFonts w:ascii="Sylfaen" w:hAnsi="Sylfaen" w:cs="Sylfaen"/>
        </w:rPr>
        <w:t>ხიმინჯების</w:t>
      </w:r>
      <w:r w:rsidR="00D86DA6" w:rsidRPr="009F0EE4">
        <w:rPr>
          <w:rFonts w:ascii="Sylfaen" w:hAnsi="Sylfaen"/>
        </w:rPr>
        <w:t xml:space="preserve"> </w:t>
      </w:r>
      <w:r w:rsidR="00D86DA6" w:rsidRPr="009F0EE4">
        <w:rPr>
          <w:rFonts w:ascii="Sylfaen" w:hAnsi="Sylfaen" w:cs="Sylfaen"/>
        </w:rPr>
        <w:t>სიმაღლის</w:t>
      </w:r>
      <w:r w:rsidR="00D86DA6" w:rsidRPr="009F0EE4">
        <w:rPr>
          <w:rFonts w:ascii="Sylfaen" w:hAnsi="Sylfaen"/>
        </w:rPr>
        <w:t xml:space="preserve"> </w:t>
      </w:r>
      <w:r w:rsidR="00D86DA6" w:rsidRPr="009F0EE4">
        <w:rPr>
          <w:rFonts w:ascii="Sylfaen" w:hAnsi="Sylfaen" w:cs="Sylfaen"/>
        </w:rPr>
        <w:t>გამოკლებით</w:t>
      </w:r>
      <w:r w:rsidR="00D86DA6" w:rsidRPr="009F0EE4">
        <w:rPr>
          <w:rFonts w:ascii="Sylfaen" w:hAnsi="Sylfaen"/>
        </w:rPr>
        <w:t xml:space="preserve">, </w:t>
      </w:r>
      <w:r w:rsidR="00D86DA6" w:rsidRPr="009F0EE4">
        <w:rPr>
          <w:rFonts w:ascii="Sylfaen" w:hAnsi="Sylfaen" w:cs="Sylfaen"/>
        </w:rPr>
        <w:t>მათი</w:t>
      </w:r>
      <w:r w:rsidR="00D86DA6" w:rsidRPr="009F0EE4">
        <w:rPr>
          <w:rFonts w:ascii="Sylfaen" w:hAnsi="Sylfaen"/>
        </w:rPr>
        <w:t xml:space="preserve"> </w:t>
      </w:r>
      <w:r w:rsidR="00D86DA6" w:rsidRPr="009F0EE4">
        <w:rPr>
          <w:rFonts w:ascii="Sylfaen" w:hAnsi="Sylfaen" w:cs="Sylfaen"/>
        </w:rPr>
        <w:t>არსებობის</w:t>
      </w:r>
      <w:r w:rsidR="00D86DA6" w:rsidRPr="009F0EE4">
        <w:rPr>
          <w:rFonts w:ascii="Sylfaen" w:hAnsi="Sylfaen"/>
        </w:rPr>
        <w:t xml:space="preserve"> </w:t>
      </w:r>
      <w:r w:rsidR="00D86DA6" w:rsidRPr="009F0EE4">
        <w:rPr>
          <w:rFonts w:ascii="Sylfaen" w:hAnsi="Sylfaen" w:cs="Sylfaen"/>
        </w:rPr>
        <w:t>შემთხვევაში</w:t>
      </w:r>
      <w:r w:rsidR="00D86DA6" w:rsidRPr="009F0EE4">
        <w:rPr>
          <w:rFonts w:ascii="Sylfaen" w:hAnsi="Sylfaen"/>
        </w:rPr>
        <w:t xml:space="preserve">) </w:t>
      </w:r>
      <w:r w:rsidR="00D86DA6" w:rsidRPr="009F0EE4">
        <w:rPr>
          <w:rFonts w:ascii="Sylfaen" w:hAnsi="Sylfaen" w:cs="Sylfaen"/>
        </w:rPr>
        <w:t>შენობის</w:t>
      </w:r>
      <w:r w:rsidR="00D86DA6" w:rsidRPr="009F0EE4">
        <w:rPr>
          <w:rFonts w:ascii="Sylfaen" w:hAnsi="Sylfaen"/>
        </w:rPr>
        <w:t xml:space="preserve"> </w:t>
      </w:r>
      <w:r w:rsidR="00D86DA6" w:rsidRPr="009F0EE4">
        <w:rPr>
          <w:rFonts w:ascii="Sylfaen" w:hAnsi="Sylfaen" w:cs="Sylfaen"/>
        </w:rPr>
        <w:t>ზედა</w:t>
      </w:r>
      <w:r w:rsidR="00D86DA6" w:rsidRPr="009F0EE4">
        <w:rPr>
          <w:rFonts w:ascii="Sylfaen" w:hAnsi="Sylfaen"/>
        </w:rPr>
        <w:t xml:space="preserve"> </w:t>
      </w:r>
      <w:r w:rsidR="00D86DA6" w:rsidRPr="009F0EE4">
        <w:rPr>
          <w:rFonts w:ascii="Sylfaen" w:hAnsi="Sylfaen" w:cs="Sylfaen"/>
        </w:rPr>
        <w:t>ნიშნულამდე</w:t>
      </w:r>
      <w:r w:rsidR="00D86DA6" w:rsidRPr="009F0EE4">
        <w:rPr>
          <w:rFonts w:ascii="Sylfaen" w:hAnsi="Sylfaen"/>
        </w:rPr>
        <w:t xml:space="preserve">. </w:t>
      </w:r>
      <w:r w:rsidR="00D86DA6" w:rsidRPr="009F0EE4">
        <w:rPr>
          <w:rFonts w:ascii="Sylfaen" w:hAnsi="Sylfaen" w:cs="Sylfaen"/>
        </w:rPr>
        <w:t>შენობა</w:t>
      </w:r>
      <w:r w:rsidR="00D86DA6" w:rsidRPr="009F0EE4">
        <w:rPr>
          <w:rFonts w:ascii="Sylfaen" w:hAnsi="Sylfaen"/>
        </w:rPr>
        <w:t>-</w:t>
      </w:r>
      <w:r w:rsidR="00D86DA6" w:rsidRPr="009F0EE4">
        <w:rPr>
          <w:rFonts w:ascii="Sylfaen" w:hAnsi="Sylfaen" w:cs="Sylfaen"/>
        </w:rPr>
        <w:t>ნაგებობის</w:t>
      </w:r>
      <w:r w:rsidR="00D86DA6" w:rsidRPr="009F0EE4">
        <w:rPr>
          <w:rFonts w:ascii="Sylfaen" w:hAnsi="Sylfaen"/>
        </w:rPr>
        <w:t xml:space="preserve"> </w:t>
      </w:r>
      <w:r w:rsidR="00D86DA6" w:rsidRPr="009F0EE4">
        <w:rPr>
          <w:rFonts w:ascii="Sylfaen" w:hAnsi="Sylfaen" w:cs="Sylfaen"/>
        </w:rPr>
        <w:t>მიწისზედა</w:t>
      </w:r>
      <w:r w:rsidR="00D86DA6" w:rsidRPr="009F0EE4">
        <w:rPr>
          <w:rFonts w:ascii="Sylfaen" w:hAnsi="Sylfaen"/>
        </w:rPr>
        <w:t xml:space="preserve"> </w:t>
      </w:r>
      <w:r w:rsidR="00D86DA6" w:rsidRPr="009F0EE4">
        <w:rPr>
          <w:rFonts w:ascii="Sylfaen" w:hAnsi="Sylfaen" w:cs="Sylfaen"/>
        </w:rPr>
        <w:t>სართულიანობა</w:t>
      </w:r>
      <w:r w:rsidR="00D86DA6" w:rsidRPr="009F0EE4">
        <w:rPr>
          <w:rFonts w:ascii="Sylfaen" w:hAnsi="Sylfaen"/>
        </w:rPr>
        <w:t xml:space="preserve"> </w:t>
      </w:r>
      <w:r w:rsidR="00D86DA6" w:rsidRPr="009F0EE4">
        <w:rPr>
          <w:rFonts w:ascii="Sylfaen" w:hAnsi="Sylfaen" w:cs="Sylfaen"/>
        </w:rPr>
        <w:t>განისაზღვრება</w:t>
      </w:r>
      <w:r w:rsidR="00D86DA6" w:rsidRPr="009F0EE4">
        <w:rPr>
          <w:rFonts w:ascii="Sylfaen" w:hAnsi="Sylfaen"/>
        </w:rPr>
        <w:t xml:space="preserve"> </w:t>
      </w:r>
      <w:r w:rsidR="00D86DA6" w:rsidRPr="009F0EE4">
        <w:rPr>
          <w:rFonts w:ascii="Sylfaen" w:hAnsi="Sylfaen" w:cs="Sylfaen"/>
        </w:rPr>
        <w:t>ერთი</w:t>
      </w:r>
      <w:r w:rsidR="00D86DA6" w:rsidRPr="009F0EE4">
        <w:rPr>
          <w:rFonts w:ascii="Sylfaen" w:hAnsi="Sylfaen"/>
        </w:rPr>
        <w:t xml:space="preserve"> </w:t>
      </w:r>
      <w:r w:rsidR="00D86DA6" w:rsidRPr="009F0EE4">
        <w:rPr>
          <w:rFonts w:ascii="Sylfaen" w:hAnsi="Sylfaen" w:cs="Sylfaen"/>
        </w:rPr>
        <w:t>შენობა</w:t>
      </w:r>
      <w:r w:rsidR="00D86DA6" w:rsidRPr="009F0EE4">
        <w:rPr>
          <w:rFonts w:ascii="Sylfaen" w:hAnsi="Sylfaen"/>
        </w:rPr>
        <w:t>-</w:t>
      </w:r>
      <w:r w:rsidR="00D86DA6" w:rsidRPr="009F0EE4">
        <w:rPr>
          <w:rFonts w:ascii="Sylfaen" w:hAnsi="Sylfaen" w:cs="Sylfaen"/>
        </w:rPr>
        <w:t>ნაგებობის</w:t>
      </w:r>
      <w:r w:rsidR="00D86DA6" w:rsidRPr="009F0EE4">
        <w:rPr>
          <w:rFonts w:ascii="Sylfaen" w:hAnsi="Sylfaen"/>
        </w:rPr>
        <w:t xml:space="preserve"> </w:t>
      </w:r>
      <w:r w:rsidR="00D86DA6" w:rsidRPr="009F0EE4">
        <w:rPr>
          <w:rFonts w:ascii="Sylfaen" w:hAnsi="Sylfaen" w:cs="Sylfaen"/>
        </w:rPr>
        <w:t>მიწისა</w:t>
      </w:r>
      <w:r w:rsidR="00D86DA6" w:rsidRPr="009F0EE4">
        <w:rPr>
          <w:rFonts w:ascii="Sylfaen" w:hAnsi="Sylfaen"/>
        </w:rPr>
        <w:t xml:space="preserve"> </w:t>
      </w:r>
      <w:r w:rsidR="00D86DA6" w:rsidRPr="009F0EE4">
        <w:rPr>
          <w:rFonts w:ascii="Sylfaen" w:hAnsi="Sylfaen" w:cs="Sylfaen"/>
        </w:rPr>
        <w:t>და</w:t>
      </w:r>
      <w:r w:rsidR="00D86DA6" w:rsidRPr="009F0EE4">
        <w:rPr>
          <w:rFonts w:ascii="Sylfaen" w:hAnsi="Sylfaen"/>
        </w:rPr>
        <w:t xml:space="preserve"> </w:t>
      </w:r>
      <w:r w:rsidR="00D86DA6" w:rsidRPr="009F0EE4">
        <w:rPr>
          <w:rFonts w:ascii="Sylfaen" w:hAnsi="Sylfaen" w:cs="Sylfaen"/>
        </w:rPr>
        <w:t>მიწისზედა</w:t>
      </w:r>
      <w:r w:rsidR="00D86DA6" w:rsidRPr="009F0EE4">
        <w:rPr>
          <w:rFonts w:ascii="Sylfaen" w:hAnsi="Sylfaen"/>
        </w:rPr>
        <w:t xml:space="preserve"> </w:t>
      </w:r>
      <w:r w:rsidR="00D86DA6" w:rsidRPr="009F0EE4">
        <w:rPr>
          <w:rFonts w:ascii="Sylfaen" w:hAnsi="Sylfaen" w:cs="Sylfaen"/>
        </w:rPr>
        <w:t>სრული</w:t>
      </w:r>
      <w:r w:rsidR="00D86DA6" w:rsidRPr="009F0EE4">
        <w:rPr>
          <w:rFonts w:ascii="Sylfaen" w:hAnsi="Sylfaen"/>
        </w:rPr>
        <w:t xml:space="preserve"> </w:t>
      </w:r>
      <w:r w:rsidR="00D86DA6" w:rsidRPr="009F0EE4">
        <w:rPr>
          <w:rFonts w:ascii="Sylfaen" w:hAnsi="Sylfaen" w:cs="Sylfaen"/>
        </w:rPr>
        <w:t>და</w:t>
      </w:r>
      <w:r w:rsidR="00D86DA6" w:rsidRPr="009F0EE4">
        <w:rPr>
          <w:rFonts w:ascii="Sylfaen" w:hAnsi="Sylfaen"/>
        </w:rPr>
        <w:t xml:space="preserve"> </w:t>
      </w:r>
      <w:r w:rsidR="00D86DA6" w:rsidRPr="009F0EE4">
        <w:rPr>
          <w:rFonts w:ascii="Sylfaen" w:hAnsi="Sylfaen" w:cs="Sylfaen"/>
        </w:rPr>
        <w:t>არასრული</w:t>
      </w:r>
      <w:r w:rsidR="00D86DA6" w:rsidRPr="009F0EE4">
        <w:rPr>
          <w:rFonts w:ascii="Sylfaen" w:hAnsi="Sylfaen"/>
        </w:rPr>
        <w:t xml:space="preserve"> </w:t>
      </w:r>
      <w:r w:rsidR="00D86DA6" w:rsidRPr="009F0EE4">
        <w:rPr>
          <w:rFonts w:ascii="Sylfaen" w:hAnsi="Sylfaen" w:cs="Sylfaen"/>
        </w:rPr>
        <w:t>სართულების</w:t>
      </w:r>
      <w:r w:rsidR="00D86DA6" w:rsidRPr="009F0EE4">
        <w:rPr>
          <w:rFonts w:ascii="Sylfaen" w:hAnsi="Sylfaen"/>
        </w:rPr>
        <w:t xml:space="preserve"> </w:t>
      </w:r>
      <w:r w:rsidR="00D86DA6" w:rsidRPr="009F0EE4">
        <w:rPr>
          <w:rFonts w:ascii="Sylfaen" w:hAnsi="Sylfaen" w:cs="Sylfaen"/>
        </w:rPr>
        <w:t>ჯამით</w:t>
      </w:r>
      <w:r w:rsidR="00D86DA6" w:rsidRPr="009F0EE4">
        <w:rPr>
          <w:rFonts w:ascii="Sylfaen" w:hAnsi="Sylfaen"/>
        </w:rPr>
        <w:t>.</w:t>
      </w:r>
    </w:p>
    <w:p w14:paraId="6D506403" w14:textId="77777777" w:rsidR="00D16543" w:rsidRPr="009F0EE4" w:rsidRDefault="00D16543" w:rsidP="001C53C4">
      <w:pPr>
        <w:pStyle w:val="NoSpacing"/>
        <w:spacing w:line="276" w:lineRule="auto"/>
        <w:ind w:firstLine="540"/>
        <w:jc w:val="both"/>
        <w:rPr>
          <w:rFonts w:ascii="Sylfaen" w:hAnsi="Sylfaen"/>
        </w:rPr>
      </w:pPr>
      <w:r w:rsidRPr="009F0EE4">
        <w:rPr>
          <w:rFonts w:ascii="Sylfaen" w:hAnsi="Sylfaen"/>
        </w:rPr>
        <w:t>6</w:t>
      </w:r>
      <w:r w:rsidR="00D86DA6" w:rsidRPr="009F0EE4">
        <w:rPr>
          <w:rFonts w:ascii="Sylfaen" w:hAnsi="Sylfaen"/>
        </w:rPr>
        <w:t xml:space="preserve">. </w:t>
      </w:r>
      <w:r w:rsidR="00D86DA6" w:rsidRPr="009F0EE4">
        <w:rPr>
          <w:rFonts w:ascii="Sylfaen" w:hAnsi="Sylfaen" w:cs="Sylfaen"/>
        </w:rPr>
        <w:t>ერთ</w:t>
      </w:r>
      <w:r w:rsidR="00D86DA6" w:rsidRPr="009F0EE4">
        <w:rPr>
          <w:rFonts w:ascii="Sylfaen" w:hAnsi="Sylfaen"/>
        </w:rPr>
        <w:t xml:space="preserve"> </w:t>
      </w:r>
      <w:r w:rsidR="00D86DA6" w:rsidRPr="009F0EE4">
        <w:rPr>
          <w:rFonts w:ascii="Sylfaen" w:hAnsi="Sylfaen" w:cs="Sylfaen"/>
        </w:rPr>
        <w:t>სართულად</w:t>
      </w:r>
      <w:r w:rsidR="00D86DA6" w:rsidRPr="009F0EE4">
        <w:rPr>
          <w:rFonts w:ascii="Sylfaen" w:hAnsi="Sylfaen"/>
        </w:rPr>
        <w:t xml:space="preserve"> </w:t>
      </w:r>
      <w:r w:rsidR="00D86DA6" w:rsidRPr="009F0EE4">
        <w:rPr>
          <w:rFonts w:ascii="Sylfaen" w:hAnsi="Sylfaen" w:cs="Sylfaen"/>
        </w:rPr>
        <w:t>ითვლება</w:t>
      </w:r>
      <w:r w:rsidR="00D86DA6" w:rsidRPr="009F0EE4">
        <w:rPr>
          <w:rFonts w:ascii="Sylfaen" w:hAnsi="Sylfaen"/>
        </w:rPr>
        <w:t xml:space="preserve"> </w:t>
      </w:r>
      <w:r w:rsidR="00D86DA6" w:rsidRPr="009F0EE4">
        <w:rPr>
          <w:rFonts w:ascii="Sylfaen" w:hAnsi="Sylfaen" w:cs="Sylfaen"/>
        </w:rPr>
        <w:t>სართული</w:t>
      </w:r>
      <w:r w:rsidR="00D86DA6" w:rsidRPr="009F0EE4">
        <w:rPr>
          <w:rFonts w:ascii="Sylfaen" w:hAnsi="Sylfaen"/>
        </w:rPr>
        <w:t xml:space="preserve">, </w:t>
      </w:r>
      <w:r w:rsidR="00D86DA6" w:rsidRPr="009F0EE4">
        <w:rPr>
          <w:rFonts w:ascii="Sylfaen" w:hAnsi="Sylfaen" w:cs="Sylfaen"/>
        </w:rPr>
        <w:t>რომლის</w:t>
      </w:r>
      <w:r w:rsidR="00D86DA6" w:rsidRPr="009F0EE4">
        <w:rPr>
          <w:rFonts w:ascii="Sylfaen" w:hAnsi="Sylfaen"/>
        </w:rPr>
        <w:t xml:space="preserve"> </w:t>
      </w:r>
      <w:r w:rsidR="00D86DA6" w:rsidRPr="009F0EE4">
        <w:rPr>
          <w:rFonts w:ascii="Sylfaen" w:hAnsi="Sylfaen" w:cs="Sylfaen"/>
        </w:rPr>
        <w:t>იატაკიც</w:t>
      </w:r>
      <w:r w:rsidR="00D86DA6" w:rsidRPr="009F0EE4">
        <w:rPr>
          <w:rFonts w:ascii="Sylfaen" w:hAnsi="Sylfaen"/>
        </w:rPr>
        <w:t xml:space="preserve"> </w:t>
      </w:r>
      <w:r w:rsidR="00D86DA6" w:rsidRPr="009F0EE4">
        <w:rPr>
          <w:rFonts w:ascii="Sylfaen" w:hAnsi="Sylfaen" w:cs="Sylfaen"/>
        </w:rPr>
        <w:t>მდებარეობს</w:t>
      </w:r>
      <w:r w:rsidR="00D86DA6" w:rsidRPr="009F0EE4">
        <w:rPr>
          <w:rFonts w:ascii="Sylfaen" w:hAnsi="Sylfaen"/>
        </w:rPr>
        <w:t xml:space="preserve"> </w:t>
      </w:r>
      <w:r w:rsidR="00D86DA6" w:rsidRPr="009F0EE4">
        <w:rPr>
          <w:rFonts w:ascii="Sylfaen" w:hAnsi="Sylfaen" w:cs="Sylfaen"/>
        </w:rPr>
        <w:t>ერთ</w:t>
      </w:r>
      <w:r w:rsidR="00D86DA6" w:rsidRPr="009F0EE4">
        <w:rPr>
          <w:rFonts w:ascii="Sylfaen" w:hAnsi="Sylfaen"/>
        </w:rPr>
        <w:t xml:space="preserve"> </w:t>
      </w:r>
      <w:r w:rsidR="00D86DA6" w:rsidRPr="009F0EE4">
        <w:rPr>
          <w:rFonts w:ascii="Sylfaen" w:hAnsi="Sylfaen" w:cs="Sylfaen"/>
        </w:rPr>
        <w:t>ნიშნულზე</w:t>
      </w:r>
      <w:r w:rsidR="00D86DA6" w:rsidRPr="009F0EE4">
        <w:rPr>
          <w:rFonts w:ascii="Sylfaen" w:hAnsi="Sylfaen"/>
        </w:rPr>
        <w:t xml:space="preserve">, </w:t>
      </w:r>
      <w:r w:rsidR="00D86DA6" w:rsidRPr="009F0EE4">
        <w:rPr>
          <w:rFonts w:ascii="Sylfaen" w:hAnsi="Sylfaen" w:cs="Sylfaen"/>
        </w:rPr>
        <w:t>ასევე</w:t>
      </w:r>
      <w:r w:rsidR="00D86DA6" w:rsidRPr="009F0EE4">
        <w:rPr>
          <w:rFonts w:ascii="Sylfaen" w:hAnsi="Sylfaen"/>
        </w:rPr>
        <w:t xml:space="preserve"> </w:t>
      </w:r>
      <w:r w:rsidR="00D86DA6" w:rsidRPr="009F0EE4">
        <w:rPr>
          <w:rFonts w:ascii="Sylfaen" w:hAnsi="Sylfaen" w:cs="Sylfaen"/>
        </w:rPr>
        <w:t>სართული</w:t>
      </w:r>
      <w:r w:rsidR="00D86DA6" w:rsidRPr="009F0EE4">
        <w:rPr>
          <w:rFonts w:ascii="Sylfaen" w:hAnsi="Sylfaen"/>
        </w:rPr>
        <w:t xml:space="preserve">, </w:t>
      </w:r>
      <w:r w:rsidR="00D86DA6" w:rsidRPr="009F0EE4">
        <w:rPr>
          <w:rFonts w:ascii="Sylfaen" w:hAnsi="Sylfaen" w:cs="Sylfaen"/>
        </w:rPr>
        <w:t>რომლის</w:t>
      </w:r>
      <w:r w:rsidR="00D86DA6" w:rsidRPr="009F0EE4">
        <w:rPr>
          <w:rFonts w:ascii="Sylfaen" w:hAnsi="Sylfaen"/>
        </w:rPr>
        <w:t xml:space="preserve"> </w:t>
      </w:r>
      <w:r w:rsidR="00D86DA6" w:rsidRPr="009F0EE4">
        <w:rPr>
          <w:rFonts w:ascii="Sylfaen" w:hAnsi="Sylfaen" w:cs="Sylfaen"/>
        </w:rPr>
        <w:t>იატაკის</w:t>
      </w:r>
      <w:r w:rsidR="00D86DA6" w:rsidRPr="009F0EE4">
        <w:rPr>
          <w:rFonts w:ascii="Sylfaen" w:hAnsi="Sylfaen"/>
        </w:rPr>
        <w:t xml:space="preserve"> </w:t>
      </w:r>
      <w:r w:rsidR="00D86DA6" w:rsidRPr="009F0EE4">
        <w:rPr>
          <w:rFonts w:ascii="Sylfaen" w:hAnsi="Sylfaen" w:cs="Sylfaen"/>
        </w:rPr>
        <w:t>დონეებს</w:t>
      </w:r>
      <w:r w:rsidR="00D86DA6" w:rsidRPr="009F0EE4">
        <w:rPr>
          <w:rFonts w:ascii="Sylfaen" w:hAnsi="Sylfaen"/>
        </w:rPr>
        <w:t xml:space="preserve"> </w:t>
      </w:r>
      <w:r w:rsidR="00D86DA6" w:rsidRPr="009F0EE4">
        <w:rPr>
          <w:rFonts w:ascii="Sylfaen" w:hAnsi="Sylfaen" w:cs="Sylfaen"/>
        </w:rPr>
        <w:t>შორის</w:t>
      </w:r>
      <w:r w:rsidR="00D86DA6" w:rsidRPr="009F0EE4">
        <w:rPr>
          <w:rFonts w:ascii="Sylfaen" w:hAnsi="Sylfaen"/>
        </w:rPr>
        <w:t xml:space="preserve"> </w:t>
      </w:r>
      <w:r w:rsidR="00D86DA6" w:rsidRPr="009F0EE4">
        <w:rPr>
          <w:rFonts w:ascii="Sylfaen" w:hAnsi="Sylfaen" w:cs="Sylfaen"/>
        </w:rPr>
        <w:t>სხვაობა</w:t>
      </w:r>
      <w:r w:rsidR="00D86DA6" w:rsidRPr="009F0EE4">
        <w:rPr>
          <w:rFonts w:ascii="Sylfaen" w:hAnsi="Sylfaen"/>
        </w:rPr>
        <w:t xml:space="preserve"> </w:t>
      </w:r>
      <w:r w:rsidR="00D86DA6" w:rsidRPr="009F0EE4">
        <w:rPr>
          <w:rFonts w:ascii="Sylfaen" w:hAnsi="Sylfaen" w:cs="Sylfaen"/>
        </w:rPr>
        <w:t>არ</w:t>
      </w:r>
      <w:r w:rsidR="00D86DA6" w:rsidRPr="009F0EE4">
        <w:rPr>
          <w:rFonts w:ascii="Sylfaen" w:hAnsi="Sylfaen"/>
        </w:rPr>
        <w:t xml:space="preserve"> </w:t>
      </w:r>
      <w:r w:rsidR="00D86DA6" w:rsidRPr="009F0EE4">
        <w:rPr>
          <w:rFonts w:ascii="Sylfaen" w:hAnsi="Sylfaen" w:cs="Sylfaen"/>
        </w:rPr>
        <w:t>აღემატება</w:t>
      </w:r>
      <w:r w:rsidR="00D86DA6" w:rsidRPr="009F0EE4">
        <w:rPr>
          <w:rFonts w:ascii="Sylfaen" w:hAnsi="Sylfaen"/>
        </w:rPr>
        <w:t xml:space="preserve"> 1.8 </w:t>
      </w:r>
      <w:r w:rsidR="00D86DA6" w:rsidRPr="009F0EE4">
        <w:rPr>
          <w:rFonts w:ascii="Sylfaen" w:hAnsi="Sylfaen" w:cs="Sylfaen"/>
        </w:rPr>
        <w:t>მეტრს</w:t>
      </w:r>
      <w:r w:rsidR="00D86DA6" w:rsidRPr="009F0EE4">
        <w:rPr>
          <w:rFonts w:ascii="Sylfaen" w:hAnsi="Sylfaen"/>
        </w:rPr>
        <w:t xml:space="preserve">. </w:t>
      </w:r>
    </w:p>
    <w:p w14:paraId="4019BE9A" w14:textId="77777777" w:rsidR="00E34C4C" w:rsidRPr="009F0EE4" w:rsidRDefault="00961DE8" w:rsidP="001C53C4">
      <w:pPr>
        <w:pStyle w:val="NoSpacing"/>
        <w:spacing w:line="276" w:lineRule="auto"/>
        <w:ind w:firstLine="540"/>
        <w:jc w:val="both"/>
        <w:rPr>
          <w:rFonts w:ascii="Sylfaen" w:hAnsi="Sylfaen"/>
        </w:rPr>
      </w:pPr>
      <w:r w:rsidRPr="009F0EE4">
        <w:rPr>
          <w:rFonts w:ascii="Sylfaen" w:hAnsi="Sylfaen"/>
        </w:rPr>
        <w:t>7</w:t>
      </w:r>
      <w:r w:rsidR="00D86DA6"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w:t>
      </w:r>
      <w:r w:rsidR="004C4ADF" w:rsidRPr="009F0EE4">
        <w:rPr>
          <w:rFonts w:ascii="Sylfaen" w:hAnsi="Sylfaen" w:cs="Sylfaen"/>
        </w:rPr>
        <w:t>შენობა</w:t>
      </w:r>
      <w:r w:rsidR="004C4ADF" w:rsidRPr="009F0EE4">
        <w:rPr>
          <w:rFonts w:ascii="Sylfaen" w:hAnsi="Sylfaen"/>
        </w:rPr>
        <w:t>-</w:t>
      </w:r>
      <w:r w:rsidR="004C4ADF" w:rsidRPr="009F0EE4">
        <w:rPr>
          <w:rFonts w:ascii="Sylfaen" w:hAnsi="Sylfaen" w:cs="Sylfaen"/>
        </w:rPr>
        <w:t>ნაგებობის</w:t>
      </w:r>
      <w:r w:rsidR="004C4ADF">
        <w:rPr>
          <w:rFonts w:ascii="Sylfaen" w:hAnsi="Sylfaen" w:cs="Sylfaen"/>
          <w:lang w:val="ka-GE"/>
        </w:rPr>
        <w:t xml:space="preserve"> </w:t>
      </w:r>
      <w:r w:rsidRPr="009F0EE4">
        <w:rPr>
          <w:rFonts w:ascii="Sylfaen" w:hAnsi="Sylfaen" w:cs="Sylfaen"/>
        </w:rPr>
        <w:t>ერთეულის</w:t>
      </w:r>
      <w:r w:rsidRPr="009F0EE4" w:rsidDel="00961DE8">
        <w:rPr>
          <w:rFonts w:ascii="Sylfaen" w:hAnsi="Sylfaen"/>
        </w:rPr>
        <w:t xml:space="preserve"> </w:t>
      </w:r>
      <w:r w:rsidR="00E34C4C" w:rsidRPr="009F0EE4">
        <w:rPr>
          <w:rFonts w:ascii="Sylfaen" w:hAnsi="Sylfaen" w:cs="Sylfaen"/>
        </w:rPr>
        <w:t>გამოყენებული</w:t>
      </w:r>
      <w:r w:rsidR="00E34C4C" w:rsidRPr="009F0EE4">
        <w:rPr>
          <w:rFonts w:ascii="Sylfaen" w:hAnsi="Sylfaen"/>
        </w:rPr>
        <w:t xml:space="preserve"> </w:t>
      </w:r>
      <w:r w:rsidR="00E34C4C" w:rsidRPr="009F0EE4">
        <w:rPr>
          <w:rFonts w:ascii="Sylfaen" w:hAnsi="Sylfaen" w:cs="Sylfaen"/>
        </w:rPr>
        <w:t>ფართობი</w:t>
      </w:r>
      <w:r w:rsidR="00E34C4C" w:rsidRPr="009F0EE4">
        <w:rPr>
          <w:rFonts w:ascii="Sylfaen" w:hAnsi="Sylfaen"/>
        </w:rPr>
        <w:t xml:space="preserve"> </w:t>
      </w:r>
      <w:r w:rsidR="00E34C4C" w:rsidRPr="009F0EE4">
        <w:rPr>
          <w:rFonts w:ascii="Sylfaen" w:hAnsi="Sylfaen" w:cs="Sylfaen"/>
        </w:rPr>
        <w:t>განისაზღვრება</w:t>
      </w:r>
      <w:r w:rsidR="00E34C4C" w:rsidRPr="009F0EE4">
        <w:rPr>
          <w:rFonts w:ascii="Sylfaen" w:hAnsi="Sylfaen"/>
        </w:rPr>
        <w:t xml:space="preserve"> </w:t>
      </w:r>
      <w:r w:rsidR="00E34C4C" w:rsidRPr="009F0EE4">
        <w:rPr>
          <w:rFonts w:ascii="Sylfaen" w:hAnsi="Sylfaen" w:cs="Sylfaen"/>
        </w:rPr>
        <w:t>მის</w:t>
      </w:r>
      <w:r w:rsidR="00E34C4C" w:rsidRPr="009F0EE4">
        <w:rPr>
          <w:rFonts w:ascii="Sylfaen" w:hAnsi="Sylfaen"/>
        </w:rPr>
        <w:t xml:space="preserve"> </w:t>
      </w:r>
      <w:r w:rsidR="00E34C4C" w:rsidRPr="009F0EE4">
        <w:rPr>
          <w:rFonts w:ascii="Sylfaen" w:hAnsi="Sylfaen" w:cs="Sylfaen"/>
        </w:rPr>
        <w:t>შემომსაზღვრელ</w:t>
      </w:r>
      <w:r w:rsidR="00E34C4C" w:rsidRPr="009F0EE4">
        <w:rPr>
          <w:rFonts w:ascii="Sylfaen" w:hAnsi="Sylfaen"/>
        </w:rPr>
        <w:t xml:space="preserve"> </w:t>
      </w:r>
      <w:r w:rsidR="00E34C4C" w:rsidRPr="009F0EE4">
        <w:rPr>
          <w:rFonts w:ascii="Sylfaen" w:hAnsi="Sylfaen" w:cs="Sylfaen"/>
        </w:rPr>
        <w:t>კედლებს</w:t>
      </w:r>
      <w:r w:rsidR="00E34C4C" w:rsidRPr="009F0EE4">
        <w:rPr>
          <w:rFonts w:ascii="Sylfaen" w:hAnsi="Sylfaen"/>
        </w:rPr>
        <w:t xml:space="preserve"> </w:t>
      </w:r>
      <w:r w:rsidR="00E34C4C" w:rsidRPr="009F0EE4">
        <w:rPr>
          <w:rFonts w:ascii="Sylfaen" w:hAnsi="Sylfaen" w:cs="Sylfaen"/>
        </w:rPr>
        <w:t>შორის</w:t>
      </w:r>
      <w:r w:rsidR="00E34C4C" w:rsidRPr="009F0EE4">
        <w:rPr>
          <w:rFonts w:ascii="Sylfaen" w:hAnsi="Sylfaen"/>
        </w:rPr>
        <w:t xml:space="preserve"> </w:t>
      </w:r>
      <w:r w:rsidR="00E34C4C" w:rsidRPr="009F0EE4">
        <w:rPr>
          <w:rFonts w:ascii="Sylfaen" w:hAnsi="Sylfaen" w:cs="Sylfaen"/>
        </w:rPr>
        <w:t>არსებული</w:t>
      </w:r>
      <w:r w:rsidR="00E34C4C" w:rsidRPr="009F0EE4">
        <w:rPr>
          <w:rFonts w:ascii="Sylfaen" w:hAnsi="Sylfaen"/>
        </w:rPr>
        <w:t xml:space="preserve"> </w:t>
      </w:r>
      <w:r w:rsidR="00E34C4C" w:rsidRPr="009F0EE4">
        <w:rPr>
          <w:rFonts w:ascii="Sylfaen" w:hAnsi="Sylfaen" w:cs="Sylfaen"/>
        </w:rPr>
        <w:t>იატაკის</w:t>
      </w:r>
      <w:r w:rsidR="00E34C4C" w:rsidRPr="009F0EE4">
        <w:rPr>
          <w:rFonts w:ascii="Sylfaen" w:hAnsi="Sylfaen"/>
        </w:rPr>
        <w:t xml:space="preserve"> </w:t>
      </w:r>
      <w:r w:rsidR="00E34C4C" w:rsidRPr="009F0EE4">
        <w:rPr>
          <w:rFonts w:ascii="Sylfaen" w:hAnsi="Sylfaen" w:cs="Sylfaen"/>
        </w:rPr>
        <w:t>ძირითადი</w:t>
      </w:r>
      <w:r w:rsidR="00E34C4C" w:rsidRPr="009F0EE4">
        <w:rPr>
          <w:rFonts w:ascii="Sylfaen" w:hAnsi="Sylfaen"/>
        </w:rPr>
        <w:t xml:space="preserve"> </w:t>
      </w:r>
      <w:r w:rsidR="00E34C4C" w:rsidRPr="009F0EE4">
        <w:rPr>
          <w:rFonts w:ascii="Sylfaen" w:hAnsi="Sylfaen" w:cs="Sylfaen"/>
        </w:rPr>
        <w:t>კონსტრუქციის</w:t>
      </w:r>
      <w:r w:rsidR="00E34C4C" w:rsidRPr="009F0EE4">
        <w:rPr>
          <w:rFonts w:ascii="Sylfaen" w:hAnsi="Sylfaen"/>
        </w:rPr>
        <w:t xml:space="preserve"> </w:t>
      </w:r>
      <w:r w:rsidR="00E34C4C" w:rsidRPr="009F0EE4">
        <w:rPr>
          <w:rFonts w:ascii="Sylfaen" w:hAnsi="Sylfaen" w:cs="Sylfaen"/>
        </w:rPr>
        <w:t>ზედაპირის</w:t>
      </w:r>
      <w:r w:rsidR="00E34C4C" w:rsidRPr="009F0EE4">
        <w:rPr>
          <w:rFonts w:ascii="Sylfaen" w:hAnsi="Sylfaen"/>
        </w:rPr>
        <w:t xml:space="preserve"> </w:t>
      </w:r>
      <w:r w:rsidR="00E34C4C" w:rsidRPr="009F0EE4">
        <w:rPr>
          <w:rFonts w:ascii="Sylfaen" w:hAnsi="Sylfaen" w:cs="Sylfaen"/>
        </w:rPr>
        <w:t>ფართობით</w:t>
      </w:r>
      <w:r w:rsidR="00E34C4C" w:rsidRPr="009F0EE4">
        <w:rPr>
          <w:rFonts w:ascii="Sylfaen" w:hAnsi="Sylfaen"/>
        </w:rPr>
        <w:t xml:space="preserve">, </w:t>
      </w:r>
      <w:r w:rsidR="00E34C4C" w:rsidRPr="009F0EE4">
        <w:rPr>
          <w:rFonts w:ascii="Sylfaen" w:hAnsi="Sylfaen" w:cs="Sylfaen"/>
        </w:rPr>
        <w:t>მათ</w:t>
      </w:r>
      <w:r w:rsidR="00E34C4C" w:rsidRPr="009F0EE4">
        <w:rPr>
          <w:rFonts w:ascii="Sylfaen" w:hAnsi="Sylfaen"/>
        </w:rPr>
        <w:t xml:space="preserve"> </w:t>
      </w:r>
      <w:r w:rsidR="00E34C4C" w:rsidRPr="009F0EE4">
        <w:rPr>
          <w:rFonts w:ascii="Sylfaen" w:hAnsi="Sylfaen" w:cs="Sylfaen"/>
        </w:rPr>
        <w:t>შორის</w:t>
      </w:r>
      <w:r w:rsidR="00E34C4C" w:rsidRPr="009F0EE4">
        <w:rPr>
          <w:rFonts w:ascii="Sylfaen" w:hAnsi="Sylfaen"/>
        </w:rPr>
        <w:t xml:space="preserve">, </w:t>
      </w:r>
      <w:r w:rsidR="00E34C4C" w:rsidRPr="009F0EE4">
        <w:rPr>
          <w:rFonts w:ascii="Sylfaen" w:hAnsi="Sylfaen" w:cs="Sylfaen"/>
        </w:rPr>
        <w:t>არსებული</w:t>
      </w:r>
      <w:r w:rsidR="00E34C4C" w:rsidRPr="009F0EE4">
        <w:rPr>
          <w:rFonts w:ascii="Sylfaen" w:hAnsi="Sylfaen"/>
        </w:rPr>
        <w:t xml:space="preserve"> </w:t>
      </w:r>
      <w:r w:rsidR="00E34C4C" w:rsidRPr="009F0EE4">
        <w:rPr>
          <w:rFonts w:ascii="Sylfaen" w:hAnsi="Sylfaen" w:cs="Sylfaen"/>
        </w:rPr>
        <w:t>კედლებისა</w:t>
      </w:r>
      <w:r w:rsidR="00E34C4C" w:rsidRPr="009F0EE4">
        <w:rPr>
          <w:rFonts w:ascii="Sylfaen" w:hAnsi="Sylfaen"/>
        </w:rPr>
        <w:t xml:space="preserve"> </w:t>
      </w:r>
      <w:r w:rsidR="00E34C4C" w:rsidRPr="009F0EE4">
        <w:rPr>
          <w:rFonts w:ascii="Sylfaen" w:hAnsi="Sylfaen" w:cs="Sylfaen"/>
        </w:rPr>
        <w:t>და</w:t>
      </w:r>
      <w:r w:rsidR="00E34C4C" w:rsidRPr="009F0EE4">
        <w:rPr>
          <w:rFonts w:ascii="Sylfaen" w:hAnsi="Sylfaen"/>
        </w:rPr>
        <w:t xml:space="preserve"> </w:t>
      </w:r>
      <w:r w:rsidR="00E34C4C" w:rsidRPr="009F0EE4">
        <w:rPr>
          <w:rFonts w:ascii="Sylfaen" w:hAnsi="Sylfaen" w:cs="Sylfaen"/>
        </w:rPr>
        <w:t>კოლონების</w:t>
      </w:r>
      <w:r w:rsidR="00E34C4C" w:rsidRPr="009F0EE4">
        <w:rPr>
          <w:rFonts w:ascii="Sylfaen" w:hAnsi="Sylfaen"/>
        </w:rPr>
        <w:t xml:space="preserve"> </w:t>
      </w:r>
      <w:r w:rsidR="00E34C4C" w:rsidRPr="009F0EE4">
        <w:rPr>
          <w:rFonts w:ascii="Sylfaen" w:hAnsi="Sylfaen" w:cs="Sylfaen"/>
        </w:rPr>
        <w:t>ფართობის</w:t>
      </w:r>
      <w:r w:rsidR="00E34C4C" w:rsidRPr="009F0EE4">
        <w:rPr>
          <w:rFonts w:ascii="Sylfaen" w:hAnsi="Sylfaen"/>
        </w:rPr>
        <w:t xml:space="preserve"> </w:t>
      </w:r>
      <w:r w:rsidR="00E34C4C" w:rsidRPr="009F0EE4">
        <w:rPr>
          <w:rFonts w:ascii="Sylfaen" w:hAnsi="Sylfaen" w:cs="Sylfaen"/>
        </w:rPr>
        <w:t>გარეშე</w:t>
      </w:r>
      <w:r w:rsidR="00E34C4C"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w:t>
      </w:r>
      <w:r w:rsidRPr="009F0EE4">
        <w:rPr>
          <w:rFonts w:ascii="Sylfaen" w:hAnsi="Sylfaen" w:cs="Sylfaen"/>
        </w:rPr>
        <w:t>ერთეულის</w:t>
      </w:r>
      <w:r w:rsidR="00E34C4C" w:rsidRPr="009F0EE4">
        <w:rPr>
          <w:rFonts w:ascii="Sylfaen" w:hAnsi="Sylfaen"/>
        </w:rPr>
        <w:t xml:space="preserve"> </w:t>
      </w:r>
      <w:r w:rsidR="00E34C4C" w:rsidRPr="009F0EE4">
        <w:rPr>
          <w:rFonts w:ascii="Sylfaen" w:hAnsi="Sylfaen" w:cs="Sylfaen"/>
        </w:rPr>
        <w:t>ფართობში</w:t>
      </w:r>
      <w:r w:rsidR="00E34C4C" w:rsidRPr="009F0EE4">
        <w:rPr>
          <w:rFonts w:ascii="Sylfaen" w:hAnsi="Sylfaen"/>
        </w:rPr>
        <w:t xml:space="preserve"> </w:t>
      </w:r>
      <w:r w:rsidR="00E34C4C" w:rsidRPr="009F0EE4">
        <w:rPr>
          <w:rFonts w:ascii="Sylfaen" w:hAnsi="Sylfaen" w:cs="Sylfaen"/>
        </w:rPr>
        <w:t>არ</w:t>
      </w:r>
      <w:r w:rsidR="00E34C4C" w:rsidRPr="009F0EE4">
        <w:rPr>
          <w:rFonts w:ascii="Sylfaen" w:hAnsi="Sylfaen"/>
        </w:rPr>
        <w:t xml:space="preserve"> </w:t>
      </w:r>
      <w:r w:rsidR="00E34C4C" w:rsidRPr="009F0EE4">
        <w:rPr>
          <w:rFonts w:ascii="Sylfaen" w:hAnsi="Sylfaen" w:cs="Sylfaen"/>
        </w:rPr>
        <w:t>იანგარიშება</w:t>
      </w:r>
      <w:r w:rsidR="00E34C4C" w:rsidRPr="009F0EE4">
        <w:rPr>
          <w:rFonts w:ascii="Sylfaen" w:hAnsi="Sylfaen"/>
        </w:rPr>
        <w:t xml:space="preserve"> </w:t>
      </w:r>
      <w:r w:rsidR="00E34C4C" w:rsidRPr="009F0EE4">
        <w:rPr>
          <w:rFonts w:ascii="Sylfaen" w:hAnsi="Sylfaen" w:cs="Sylfaen"/>
        </w:rPr>
        <w:t>ასევე</w:t>
      </w:r>
      <w:r w:rsidR="00E34C4C" w:rsidRPr="009F0EE4">
        <w:rPr>
          <w:rFonts w:ascii="Sylfaen" w:hAnsi="Sylfaen"/>
        </w:rPr>
        <w:t xml:space="preserve"> </w:t>
      </w:r>
      <w:r w:rsidR="00E34C4C" w:rsidRPr="009F0EE4">
        <w:rPr>
          <w:rFonts w:ascii="Sylfaen" w:hAnsi="Sylfaen" w:cs="Sylfaen"/>
        </w:rPr>
        <w:t>საყრდენ</w:t>
      </w:r>
      <w:r w:rsidR="00E34C4C" w:rsidRPr="009F0EE4">
        <w:rPr>
          <w:rFonts w:ascii="Sylfaen" w:hAnsi="Sylfaen"/>
        </w:rPr>
        <w:t xml:space="preserve"> </w:t>
      </w:r>
      <w:r w:rsidR="00E34C4C" w:rsidRPr="009F0EE4">
        <w:rPr>
          <w:rFonts w:ascii="Sylfaen" w:hAnsi="Sylfaen" w:cs="Sylfaen"/>
        </w:rPr>
        <w:t>კედლებსა</w:t>
      </w:r>
      <w:r w:rsidR="00E34C4C" w:rsidRPr="009F0EE4">
        <w:rPr>
          <w:rFonts w:ascii="Sylfaen" w:hAnsi="Sylfaen"/>
        </w:rPr>
        <w:t xml:space="preserve"> </w:t>
      </w:r>
      <w:r w:rsidR="00E34C4C" w:rsidRPr="009F0EE4">
        <w:rPr>
          <w:rFonts w:ascii="Sylfaen" w:hAnsi="Sylfaen" w:cs="Sylfaen"/>
        </w:rPr>
        <w:t>და</w:t>
      </w:r>
      <w:r w:rsidR="00E34C4C"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00E34C4C" w:rsidRPr="009F0EE4">
        <w:rPr>
          <w:rFonts w:ascii="Sylfaen" w:hAnsi="Sylfaen" w:cs="Sylfaen"/>
        </w:rPr>
        <w:t>შემომსაზღვრელ</w:t>
      </w:r>
      <w:r w:rsidR="00E34C4C" w:rsidRPr="009F0EE4">
        <w:rPr>
          <w:rFonts w:ascii="Sylfaen" w:hAnsi="Sylfaen"/>
        </w:rPr>
        <w:t xml:space="preserve"> </w:t>
      </w:r>
      <w:r w:rsidR="00E34C4C" w:rsidRPr="009F0EE4">
        <w:rPr>
          <w:rFonts w:ascii="Sylfaen" w:hAnsi="Sylfaen" w:cs="Sylfaen"/>
        </w:rPr>
        <w:t>კედლებში</w:t>
      </w:r>
      <w:r w:rsidR="00E34C4C" w:rsidRPr="009F0EE4">
        <w:rPr>
          <w:rFonts w:ascii="Sylfaen" w:hAnsi="Sylfaen"/>
        </w:rPr>
        <w:t xml:space="preserve"> </w:t>
      </w:r>
      <w:r w:rsidR="00E34C4C" w:rsidRPr="009F0EE4">
        <w:rPr>
          <w:rFonts w:ascii="Sylfaen" w:hAnsi="Sylfaen" w:cs="Sylfaen"/>
        </w:rPr>
        <w:t>არსებული</w:t>
      </w:r>
      <w:r w:rsidR="00E34C4C" w:rsidRPr="009F0EE4">
        <w:rPr>
          <w:rFonts w:ascii="Sylfaen" w:hAnsi="Sylfaen"/>
        </w:rPr>
        <w:t xml:space="preserve"> </w:t>
      </w:r>
      <w:r w:rsidR="00E34C4C" w:rsidRPr="009F0EE4">
        <w:rPr>
          <w:rFonts w:ascii="Sylfaen" w:hAnsi="Sylfaen" w:cs="Sylfaen"/>
        </w:rPr>
        <w:t>ღიობები</w:t>
      </w:r>
      <w:r w:rsidR="00E34C4C" w:rsidRPr="009F0EE4">
        <w:rPr>
          <w:rFonts w:ascii="Sylfaen" w:hAnsi="Sylfaen"/>
        </w:rPr>
        <w:t xml:space="preserve">, </w:t>
      </w:r>
      <w:r w:rsidR="00E34C4C" w:rsidRPr="009F0EE4">
        <w:rPr>
          <w:rFonts w:ascii="Sylfaen" w:hAnsi="Sylfaen" w:cs="Sylfaen"/>
        </w:rPr>
        <w:t>სა</w:t>
      </w:r>
      <w:r w:rsidR="00721F72" w:rsidRPr="009F0EE4">
        <w:rPr>
          <w:rFonts w:ascii="Sylfaen" w:hAnsi="Sylfaen" w:cs="Sylfaen"/>
        </w:rPr>
        <w:t>ინჟინრო</w:t>
      </w:r>
      <w:r w:rsidR="00721F72" w:rsidRPr="009F0EE4">
        <w:rPr>
          <w:rFonts w:ascii="Sylfaen" w:hAnsi="Sylfaen"/>
        </w:rPr>
        <w:t xml:space="preserve"> </w:t>
      </w:r>
      <w:r w:rsidR="00721F72" w:rsidRPr="009F0EE4">
        <w:rPr>
          <w:rFonts w:ascii="Sylfaen" w:hAnsi="Sylfaen" w:cs="Sylfaen"/>
        </w:rPr>
        <w:t>და</w:t>
      </w:r>
      <w:r w:rsidR="00721F72" w:rsidRPr="009F0EE4">
        <w:rPr>
          <w:rFonts w:ascii="Sylfaen" w:hAnsi="Sylfaen"/>
        </w:rPr>
        <w:t xml:space="preserve"> </w:t>
      </w:r>
      <w:r w:rsidR="00721F72" w:rsidRPr="009F0EE4">
        <w:rPr>
          <w:rFonts w:ascii="Sylfaen" w:hAnsi="Sylfaen" w:cs="Sylfaen"/>
        </w:rPr>
        <w:t>სავენტილაციო</w:t>
      </w:r>
      <w:r w:rsidR="00721F72" w:rsidRPr="009F0EE4">
        <w:rPr>
          <w:rFonts w:ascii="Sylfaen" w:hAnsi="Sylfaen"/>
        </w:rPr>
        <w:t xml:space="preserve"> </w:t>
      </w:r>
      <w:r w:rsidR="00721F72" w:rsidRPr="009F0EE4">
        <w:rPr>
          <w:rFonts w:ascii="Sylfaen" w:hAnsi="Sylfaen" w:cs="Sylfaen"/>
        </w:rPr>
        <w:t>არხები</w:t>
      </w:r>
      <w:r w:rsidR="00721F72" w:rsidRPr="009F0EE4">
        <w:rPr>
          <w:rFonts w:ascii="Sylfaen" w:hAnsi="Sylfaen"/>
        </w:rPr>
        <w:t>,</w:t>
      </w:r>
      <w:r w:rsidRPr="009F0EE4">
        <w:rPr>
          <w:rFonts w:ascii="Sylfaen" w:hAnsi="Sylfaen"/>
        </w:rPr>
        <w:t xml:space="preserve"> </w:t>
      </w:r>
      <w:r w:rsidRPr="009F0EE4">
        <w:rPr>
          <w:rFonts w:ascii="Sylfaen" w:hAnsi="Sylfaen" w:cs="Sylfaen"/>
        </w:rPr>
        <w:t>ერთეულში</w:t>
      </w:r>
      <w:r w:rsidRPr="009F0EE4">
        <w:rPr>
          <w:rFonts w:ascii="Sylfaen" w:hAnsi="Sylfaen"/>
        </w:rPr>
        <w:t xml:space="preserve"> </w:t>
      </w:r>
      <w:r w:rsidR="00E34C4C" w:rsidRPr="009F0EE4">
        <w:rPr>
          <w:rFonts w:ascii="Sylfaen" w:hAnsi="Sylfaen" w:cs="Sylfaen"/>
        </w:rPr>
        <w:t>არსებული</w:t>
      </w:r>
      <w:r w:rsidR="00E34C4C" w:rsidRPr="009F0EE4">
        <w:rPr>
          <w:rFonts w:ascii="Sylfaen" w:hAnsi="Sylfaen"/>
        </w:rPr>
        <w:t xml:space="preserve"> </w:t>
      </w:r>
      <w:r w:rsidR="00E34C4C" w:rsidRPr="009F0EE4">
        <w:rPr>
          <w:rFonts w:ascii="Sylfaen" w:hAnsi="Sylfaen" w:cs="Sylfaen"/>
        </w:rPr>
        <w:t>იატაკის</w:t>
      </w:r>
      <w:r w:rsidR="00E34C4C" w:rsidRPr="009F0EE4">
        <w:rPr>
          <w:rFonts w:ascii="Sylfaen" w:hAnsi="Sylfaen"/>
        </w:rPr>
        <w:t xml:space="preserve"> </w:t>
      </w:r>
      <w:r w:rsidR="00E34C4C" w:rsidRPr="009F0EE4">
        <w:rPr>
          <w:rFonts w:ascii="Sylfaen" w:hAnsi="Sylfaen" w:cs="Sylfaen"/>
        </w:rPr>
        <w:t>სხვადასხვა</w:t>
      </w:r>
      <w:r w:rsidR="00E34C4C" w:rsidRPr="009F0EE4">
        <w:rPr>
          <w:rFonts w:ascii="Sylfaen" w:hAnsi="Sylfaen"/>
        </w:rPr>
        <w:t xml:space="preserve"> </w:t>
      </w:r>
      <w:r w:rsidR="00E34C4C" w:rsidRPr="009F0EE4">
        <w:rPr>
          <w:rFonts w:ascii="Sylfaen" w:hAnsi="Sylfaen" w:cs="Sylfaen"/>
        </w:rPr>
        <w:t>დონის</w:t>
      </w:r>
      <w:r w:rsidR="00E34C4C" w:rsidRPr="009F0EE4">
        <w:rPr>
          <w:rFonts w:ascii="Sylfaen" w:hAnsi="Sylfaen"/>
        </w:rPr>
        <w:t xml:space="preserve"> </w:t>
      </w:r>
      <w:r w:rsidR="00E34C4C" w:rsidRPr="009F0EE4">
        <w:rPr>
          <w:rFonts w:ascii="Sylfaen" w:hAnsi="Sylfaen" w:cs="Sylfaen"/>
        </w:rPr>
        <w:t>დამაკავშირებელი</w:t>
      </w:r>
      <w:r w:rsidR="00E34C4C" w:rsidRPr="009F0EE4">
        <w:rPr>
          <w:rFonts w:ascii="Sylfaen" w:hAnsi="Sylfaen"/>
        </w:rPr>
        <w:t xml:space="preserve"> </w:t>
      </w:r>
      <w:r w:rsidR="00E34C4C" w:rsidRPr="009F0EE4">
        <w:rPr>
          <w:rFonts w:ascii="Sylfaen" w:hAnsi="Sylfaen" w:cs="Sylfaen"/>
        </w:rPr>
        <w:t>შიდა</w:t>
      </w:r>
      <w:r w:rsidR="00E34C4C" w:rsidRPr="009F0EE4">
        <w:rPr>
          <w:rFonts w:ascii="Sylfaen" w:hAnsi="Sylfaen"/>
        </w:rPr>
        <w:t xml:space="preserve"> </w:t>
      </w:r>
      <w:r w:rsidR="00E34C4C" w:rsidRPr="009F0EE4">
        <w:rPr>
          <w:rFonts w:ascii="Sylfaen" w:hAnsi="Sylfaen" w:cs="Sylfaen"/>
        </w:rPr>
        <w:t>კიბე</w:t>
      </w:r>
      <w:r w:rsidR="00E34C4C" w:rsidRPr="009F0EE4">
        <w:rPr>
          <w:rFonts w:ascii="Sylfaen" w:hAnsi="Sylfaen"/>
        </w:rPr>
        <w:t xml:space="preserve"> </w:t>
      </w:r>
      <w:r w:rsidR="00E34C4C" w:rsidRPr="009F0EE4">
        <w:rPr>
          <w:rFonts w:ascii="Sylfaen" w:hAnsi="Sylfaen" w:cs="Sylfaen"/>
        </w:rPr>
        <w:t>და</w:t>
      </w:r>
      <w:r w:rsidR="00E34C4C" w:rsidRPr="009F0EE4">
        <w:rPr>
          <w:rFonts w:ascii="Sylfaen" w:hAnsi="Sylfaen"/>
        </w:rPr>
        <w:t xml:space="preserve"> </w:t>
      </w:r>
      <w:r w:rsidR="00E34C4C" w:rsidRPr="009F0EE4">
        <w:rPr>
          <w:rFonts w:ascii="Sylfaen" w:hAnsi="Sylfaen" w:cs="Sylfaen"/>
        </w:rPr>
        <w:t>მისი</w:t>
      </w:r>
      <w:r w:rsidR="00E34C4C" w:rsidRPr="009F0EE4">
        <w:rPr>
          <w:rFonts w:ascii="Sylfaen" w:hAnsi="Sylfaen"/>
        </w:rPr>
        <w:t xml:space="preserve"> </w:t>
      </w:r>
      <w:r w:rsidR="00E34C4C" w:rsidRPr="009F0EE4">
        <w:rPr>
          <w:rFonts w:ascii="Sylfaen" w:hAnsi="Sylfaen" w:cs="Sylfaen"/>
        </w:rPr>
        <w:t>ბაქანი</w:t>
      </w:r>
      <w:r w:rsidR="00E34C4C" w:rsidRPr="009F0EE4">
        <w:rPr>
          <w:rFonts w:ascii="Sylfaen" w:hAnsi="Sylfaen"/>
        </w:rPr>
        <w:t xml:space="preserve">). </w:t>
      </w:r>
      <w:r w:rsidR="00E34C4C" w:rsidRPr="009F0EE4">
        <w:rPr>
          <w:rFonts w:ascii="Sylfaen" w:hAnsi="Sylfaen" w:cs="Sylfaen"/>
        </w:rPr>
        <w:t>ფართობში</w:t>
      </w:r>
      <w:r w:rsidR="00E34C4C" w:rsidRPr="009F0EE4">
        <w:rPr>
          <w:rFonts w:ascii="Sylfaen" w:hAnsi="Sylfaen"/>
        </w:rPr>
        <w:t xml:space="preserve"> </w:t>
      </w:r>
      <w:r w:rsidR="00E34C4C" w:rsidRPr="009F0EE4">
        <w:rPr>
          <w:rFonts w:ascii="Sylfaen" w:hAnsi="Sylfaen" w:cs="Sylfaen"/>
        </w:rPr>
        <w:t>შედის</w:t>
      </w:r>
      <w:r w:rsidR="00E34C4C" w:rsidRPr="009F0EE4">
        <w:rPr>
          <w:rFonts w:ascii="Sylfaen" w:hAnsi="Sylfaen"/>
        </w:rPr>
        <w:t xml:space="preserve"> </w:t>
      </w:r>
      <w:r w:rsidR="00E34C4C" w:rsidRPr="009F0EE4">
        <w:rPr>
          <w:rFonts w:ascii="Sylfaen" w:hAnsi="Sylfaen" w:cs="Sylfaen"/>
        </w:rPr>
        <w:t>ლოჯიის</w:t>
      </w:r>
      <w:r w:rsidR="00E34C4C" w:rsidRPr="009F0EE4">
        <w:rPr>
          <w:rFonts w:ascii="Sylfaen" w:hAnsi="Sylfaen"/>
        </w:rPr>
        <w:t xml:space="preserve">, </w:t>
      </w:r>
      <w:r w:rsidR="00E34C4C" w:rsidRPr="009F0EE4">
        <w:rPr>
          <w:rFonts w:ascii="Sylfaen" w:hAnsi="Sylfaen" w:cs="Sylfaen"/>
        </w:rPr>
        <w:t>აივნის</w:t>
      </w:r>
      <w:r w:rsidR="00E34C4C" w:rsidRPr="009F0EE4">
        <w:rPr>
          <w:rFonts w:ascii="Sylfaen" w:hAnsi="Sylfaen"/>
        </w:rPr>
        <w:t xml:space="preserve">, </w:t>
      </w:r>
      <w:r w:rsidR="00E34C4C" w:rsidRPr="009F0EE4">
        <w:rPr>
          <w:rFonts w:ascii="Sylfaen" w:hAnsi="Sylfaen" w:cs="Sylfaen"/>
        </w:rPr>
        <w:t>ტერასისა</w:t>
      </w:r>
      <w:r w:rsidR="00E34C4C" w:rsidRPr="009F0EE4">
        <w:rPr>
          <w:rFonts w:ascii="Sylfaen" w:hAnsi="Sylfaen"/>
        </w:rPr>
        <w:t xml:space="preserve"> </w:t>
      </w:r>
      <w:r w:rsidR="00E34C4C" w:rsidRPr="009F0EE4">
        <w:rPr>
          <w:rFonts w:ascii="Sylfaen" w:hAnsi="Sylfaen" w:cs="Sylfaen"/>
        </w:rPr>
        <w:t>და</w:t>
      </w:r>
      <w:r w:rsidR="00E34C4C" w:rsidRPr="009F0EE4">
        <w:rPr>
          <w:rFonts w:ascii="Sylfaen" w:hAnsi="Sylfaen"/>
        </w:rPr>
        <w:t xml:space="preserve"> </w:t>
      </w:r>
      <w:r w:rsidR="00E34C4C" w:rsidRPr="009F0EE4">
        <w:rPr>
          <w:rFonts w:ascii="Sylfaen" w:hAnsi="Sylfaen" w:cs="Sylfaen"/>
        </w:rPr>
        <w:t>ვერანდის</w:t>
      </w:r>
      <w:r w:rsidR="00E34C4C" w:rsidRPr="009F0EE4">
        <w:rPr>
          <w:rFonts w:ascii="Sylfaen" w:hAnsi="Sylfaen"/>
        </w:rPr>
        <w:t xml:space="preserve"> </w:t>
      </w:r>
      <w:r w:rsidR="00E34C4C" w:rsidRPr="009F0EE4">
        <w:rPr>
          <w:rFonts w:ascii="Sylfaen" w:hAnsi="Sylfaen" w:cs="Sylfaen"/>
        </w:rPr>
        <w:t>ფართობები</w:t>
      </w:r>
      <w:r w:rsidR="00E34C4C" w:rsidRPr="009F0EE4">
        <w:rPr>
          <w:rFonts w:ascii="Sylfaen" w:hAnsi="Sylfaen"/>
        </w:rPr>
        <w:t xml:space="preserve">, </w:t>
      </w:r>
      <w:r w:rsidR="00E34C4C" w:rsidRPr="009F0EE4">
        <w:rPr>
          <w:rFonts w:ascii="Sylfaen" w:hAnsi="Sylfaen" w:cs="Sylfaen"/>
        </w:rPr>
        <w:t>მათი</w:t>
      </w:r>
      <w:r w:rsidR="00E34C4C" w:rsidRPr="009F0EE4">
        <w:rPr>
          <w:rFonts w:ascii="Sylfaen" w:hAnsi="Sylfaen"/>
        </w:rPr>
        <w:t xml:space="preserve"> </w:t>
      </w:r>
      <w:r w:rsidR="00E34C4C" w:rsidRPr="009F0EE4">
        <w:rPr>
          <w:rFonts w:ascii="Sylfaen" w:hAnsi="Sylfaen" w:cs="Sylfaen"/>
        </w:rPr>
        <w:t>არსებობის</w:t>
      </w:r>
      <w:r w:rsidR="00E34C4C" w:rsidRPr="009F0EE4">
        <w:rPr>
          <w:rFonts w:ascii="Sylfaen" w:hAnsi="Sylfaen"/>
        </w:rPr>
        <w:t xml:space="preserve"> </w:t>
      </w:r>
      <w:r w:rsidR="00E34C4C" w:rsidRPr="009F0EE4">
        <w:rPr>
          <w:rFonts w:ascii="Sylfaen" w:hAnsi="Sylfaen" w:cs="Sylfaen"/>
        </w:rPr>
        <w:t>შემთხვევაში</w:t>
      </w:r>
      <w:r w:rsidR="00E34C4C" w:rsidRPr="009F0EE4">
        <w:rPr>
          <w:rFonts w:ascii="Sylfaen" w:hAnsi="Sylfaen"/>
        </w:rPr>
        <w:t>.</w:t>
      </w:r>
    </w:p>
    <w:p w14:paraId="36B1E8FF" w14:textId="3533F623" w:rsidR="00D16543" w:rsidRPr="009F0EE4" w:rsidRDefault="00961DE8" w:rsidP="001C53C4">
      <w:pPr>
        <w:pStyle w:val="NoSpacing"/>
        <w:spacing w:line="276" w:lineRule="auto"/>
        <w:ind w:firstLine="540"/>
        <w:jc w:val="both"/>
        <w:rPr>
          <w:rFonts w:ascii="Sylfaen" w:hAnsi="Sylfaen"/>
        </w:rPr>
      </w:pPr>
      <w:r w:rsidRPr="009F0EE4">
        <w:rPr>
          <w:rFonts w:ascii="Sylfaen" w:hAnsi="Sylfaen"/>
        </w:rPr>
        <w:t>8</w:t>
      </w:r>
      <w:r w:rsidR="00D16543" w:rsidRPr="009F0EE4">
        <w:rPr>
          <w:rFonts w:ascii="Sylfaen" w:hAnsi="Sylfaen"/>
        </w:rPr>
        <w:t xml:space="preserve">. </w:t>
      </w:r>
      <w:r w:rsidR="00AA4686" w:rsidRPr="009F0EE4">
        <w:rPr>
          <w:rFonts w:ascii="Sylfaen" w:hAnsi="Sylfaen" w:cs="Sylfaen"/>
        </w:rPr>
        <w:t>შიდა</w:t>
      </w:r>
      <w:r w:rsidR="00AA4686" w:rsidRPr="009F0EE4">
        <w:rPr>
          <w:rFonts w:ascii="Sylfaen" w:hAnsi="Sylfaen"/>
        </w:rPr>
        <w:t xml:space="preserve"> </w:t>
      </w:r>
      <w:r w:rsidR="00AA4686" w:rsidRPr="009F0EE4">
        <w:rPr>
          <w:rFonts w:ascii="Sylfaen" w:hAnsi="Sylfaen" w:cs="Sylfaen"/>
        </w:rPr>
        <w:t>აზომვითი</w:t>
      </w:r>
      <w:r w:rsidR="00AA4686" w:rsidRPr="009F0EE4">
        <w:rPr>
          <w:rFonts w:ascii="Sylfaen" w:hAnsi="Sylfaen"/>
        </w:rPr>
        <w:t xml:space="preserve"> </w:t>
      </w:r>
      <w:r w:rsidR="00AA4686" w:rsidRPr="009F0EE4">
        <w:rPr>
          <w:rFonts w:ascii="Sylfaen" w:hAnsi="Sylfaen" w:cs="Sylfaen"/>
        </w:rPr>
        <w:t>ნახაზის</w:t>
      </w:r>
      <w:r w:rsidR="00AA4686" w:rsidRPr="009F0EE4">
        <w:rPr>
          <w:rFonts w:ascii="Sylfaen" w:hAnsi="Sylfaen"/>
        </w:rPr>
        <w:t xml:space="preserve"> </w:t>
      </w:r>
      <w:r w:rsidR="00AA4686" w:rsidRPr="009F0EE4">
        <w:rPr>
          <w:rFonts w:ascii="Sylfaen" w:hAnsi="Sylfaen" w:cs="Sylfaen"/>
        </w:rPr>
        <w:t>შესადგენად</w:t>
      </w:r>
      <w:r w:rsidR="00AA4686" w:rsidRPr="009F0EE4">
        <w:rPr>
          <w:rFonts w:ascii="Sylfaen" w:hAnsi="Sylfaen"/>
        </w:rPr>
        <w:t xml:space="preserve"> </w:t>
      </w:r>
      <w:r w:rsidR="00AA4686" w:rsidRPr="009F0EE4">
        <w:rPr>
          <w:rFonts w:ascii="Sylfaen" w:hAnsi="Sylfaen" w:cs="Sylfaen"/>
        </w:rPr>
        <w:t>უძრავი</w:t>
      </w:r>
      <w:r w:rsidR="00AA4686" w:rsidRPr="009F0EE4">
        <w:rPr>
          <w:rFonts w:ascii="Sylfaen" w:hAnsi="Sylfaen"/>
        </w:rPr>
        <w:t xml:space="preserve"> </w:t>
      </w:r>
      <w:r w:rsidR="00AA4686" w:rsidRPr="009F0EE4">
        <w:rPr>
          <w:rFonts w:ascii="Sylfaen" w:hAnsi="Sylfaen" w:cs="Sylfaen"/>
        </w:rPr>
        <w:t>ნივთის</w:t>
      </w:r>
      <w:r w:rsidR="00AA4686" w:rsidRPr="009F0EE4">
        <w:rPr>
          <w:rFonts w:ascii="Sylfaen" w:hAnsi="Sylfaen"/>
        </w:rPr>
        <w:t xml:space="preserve"> </w:t>
      </w:r>
      <w:r w:rsidR="005516D9" w:rsidRPr="009F0EE4">
        <w:rPr>
          <w:rFonts w:ascii="Sylfaen" w:hAnsi="Sylfaen" w:cs="Sylfaen"/>
        </w:rPr>
        <w:t>ადგილმდებარეობის</w:t>
      </w:r>
      <w:r w:rsidR="005516D9" w:rsidRPr="009F0EE4">
        <w:rPr>
          <w:rFonts w:ascii="Sylfaen" w:hAnsi="Sylfaen"/>
        </w:rPr>
        <w:t xml:space="preserve"> </w:t>
      </w:r>
      <w:r w:rsidR="005516D9" w:rsidRPr="009F0EE4">
        <w:rPr>
          <w:rFonts w:ascii="Sylfaen" w:hAnsi="Sylfaen" w:cs="Sylfaen"/>
        </w:rPr>
        <w:t>იდენტიფიცირებასა</w:t>
      </w:r>
      <w:r w:rsidR="005516D9" w:rsidRPr="009F0EE4">
        <w:rPr>
          <w:rFonts w:ascii="Sylfaen" w:hAnsi="Sylfaen"/>
        </w:rPr>
        <w:t xml:space="preserve"> </w:t>
      </w:r>
      <w:r w:rsidR="005516D9" w:rsidRPr="009F0EE4">
        <w:rPr>
          <w:rFonts w:ascii="Sylfaen" w:hAnsi="Sylfaen" w:cs="Sylfaen"/>
        </w:rPr>
        <w:t>და</w:t>
      </w:r>
      <w:r w:rsidR="005516D9" w:rsidRPr="009F0EE4">
        <w:rPr>
          <w:rFonts w:ascii="Sylfaen" w:hAnsi="Sylfaen"/>
        </w:rPr>
        <w:t xml:space="preserve"> </w:t>
      </w:r>
      <w:r w:rsidR="005516D9" w:rsidRPr="009F0EE4">
        <w:rPr>
          <w:rFonts w:ascii="Sylfaen" w:hAnsi="Sylfaen" w:cs="Sylfaen"/>
        </w:rPr>
        <w:t>კატეგორიის</w:t>
      </w:r>
      <w:r w:rsidR="005516D9" w:rsidRPr="009F0EE4">
        <w:rPr>
          <w:rFonts w:ascii="Sylfaen" w:hAnsi="Sylfaen"/>
        </w:rPr>
        <w:t xml:space="preserve"> </w:t>
      </w:r>
      <w:r w:rsidR="005516D9" w:rsidRPr="009F0EE4">
        <w:rPr>
          <w:rFonts w:ascii="Sylfaen" w:hAnsi="Sylfaen" w:cs="Sylfaen"/>
        </w:rPr>
        <w:t>მითითებაზე</w:t>
      </w:r>
      <w:r w:rsidR="00AA4686" w:rsidRPr="009F0EE4">
        <w:rPr>
          <w:rFonts w:ascii="Sylfaen" w:hAnsi="Sylfaen"/>
        </w:rPr>
        <w:t xml:space="preserve"> </w:t>
      </w:r>
      <w:r w:rsidR="00AA4686" w:rsidRPr="009F0EE4">
        <w:rPr>
          <w:rFonts w:ascii="Sylfaen" w:hAnsi="Sylfaen" w:cs="Sylfaen"/>
        </w:rPr>
        <w:t>პასუხისმგებელია</w:t>
      </w:r>
      <w:r w:rsidR="00AA4686" w:rsidRPr="009F0EE4">
        <w:rPr>
          <w:rFonts w:ascii="Sylfaen" w:hAnsi="Sylfaen"/>
        </w:rPr>
        <w:t xml:space="preserve"> </w:t>
      </w:r>
      <w:r w:rsidR="00AA4686" w:rsidRPr="009F0EE4">
        <w:rPr>
          <w:rFonts w:ascii="Sylfaen" w:hAnsi="Sylfaen" w:cs="Sylfaen"/>
        </w:rPr>
        <w:t>ამ</w:t>
      </w:r>
      <w:r w:rsidR="00AA4686" w:rsidRPr="009F0EE4">
        <w:rPr>
          <w:rFonts w:ascii="Sylfaen" w:hAnsi="Sylfaen"/>
        </w:rPr>
        <w:t xml:space="preserve"> </w:t>
      </w:r>
      <w:r w:rsidR="00AA4686" w:rsidRPr="009F0EE4">
        <w:rPr>
          <w:rFonts w:ascii="Sylfaen" w:hAnsi="Sylfaen" w:cs="Sylfaen"/>
        </w:rPr>
        <w:t>ნივთის</w:t>
      </w:r>
      <w:r w:rsidR="00AA4686" w:rsidRPr="009F0EE4">
        <w:rPr>
          <w:rFonts w:ascii="Sylfaen" w:hAnsi="Sylfaen"/>
        </w:rPr>
        <w:t xml:space="preserve"> </w:t>
      </w:r>
      <w:r w:rsidR="00783754">
        <w:rPr>
          <w:rFonts w:ascii="Sylfaen" w:hAnsi="Sylfaen"/>
          <w:lang w:val="ka-GE"/>
        </w:rPr>
        <w:t xml:space="preserve">აზომვაზე </w:t>
      </w:r>
      <w:r w:rsidR="00291F22">
        <w:rPr>
          <w:rFonts w:ascii="Sylfaen" w:hAnsi="Sylfaen"/>
          <w:lang w:val="ka-GE"/>
        </w:rPr>
        <w:t>დაინტერესებული პირი.</w:t>
      </w:r>
      <w:r w:rsidR="00AA4686" w:rsidRPr="009F0EE4">
        <w:rPr>
          <w:rFonts w:ascii="Sylfaen" w:hAnsi="Sylfaen"/>
        </w:rPr>
        <w:t xml:space="preserve"> </w:t>
      </w:r>
      <w:r w:rsidR="00D16543" w:rsidRPr="009F0EE4">
        <w:rPr>
          <w:rFonts w:ascii="Sylfaen" w:hAnsi="Sylfaen" w:cs="Sylfaen"/>
        </w:rPr>
        <w:t>ობიექტის</w:t>
      </w:r>
      <w:r w:rsidR="00D16543" w:rsidRPr="009F0EE4">
        <w:rPr>
          <w:rFonts w:ascii="Sylfaen" w:hAnsi="Sylfaen"/>
        </w:rPr>
        <w:t xml:space="preserve"> </w:t>
      </w:r>
      <w:r w:rsidR="00D16543" w:rsidRPr="009F0EE4">
        <w:rPr>
          <w:rFonts w:ascii="Sylfaen" w:hAnsi="Sylfaen" w:cs="Sylfaen"/>
        </w:rPr>
        <w:t>შიდა</w:t>
      </w:r>
      <w:r w:rsidR="00D16543" w:rsidRPr="009F0EE4">
        <w:rPr>
          <w:rFonts w:ascii="Sylfaen" w:hAnsi="Sylfaen"/>
        </w:rPr>
        <w:t xml:space="preserve"> </w:t>
      </w:r>
      <w:r w:rsidR="00D16543" w:rsidRPr="009F0EE4">
        <w:rPr>
          <w:rFonts w:ascii="Sylfaen" w:hAnsi="Sylfaen" w:cs="Sylfaen"/>
        </w:rPr>
        <w:t>აზომვითი</w:t>
      </w:r>
      <w:r w:rsidR="00D16543" w:rsidRPr="009F0EE4">
        <w:rPr>
          <w:rFonts w:ascii="Sylfaen" w:hAnsi="Sylfaen"/>
        </w:rPr>
        <w:t xml:space="preserve"> </w:t>
      </w:r>
      <w:r w:rsidR="00D16543" w:rsidRPr="009F0EE4">
        <w:rPr>
          <w:rFonts w:ascii="Sylfaen" w:hAnsi="Sylfaen" w:cs="Sylfaen"/>
        </w:rPr>
        <w:t>ნახაზის</w:t>
      </w:r>
      <w:r w:rsidR="00D16543" w:rsidRPr="009F0EE4">
        <w:rPr>
          <w:rFonts w:ascii="Sylfaen" w:hAnsi="Sylfaen"/>
        </w:rPr>
        <w:t xml:space="preserve"> </w:t>
      </w:r>
      <w:r w:rsidR="00D16543" w:rsidRPr="009F0EE4">
        <w:rPr>
          <w:rFonts w:ascii="Sylfaen" w:hAnsi="Sylfaen" w:cs="Sylfaen"/>
        </w:rPr>
        <w:t>შედგენისას</w:t>
      </w:r>
      <w:r w:rsidR="00D16543" w:rsidRPr="009F0EE4">
        <w:rPr>
          <w:rFonts w:ascii="Sylfaen" w:hAnsi="Sylfaen"/>
        </w:rPr>
        <w:t xml:space="preserve"> </w:t>
      </w:r>
      <w:r w:rsidR="00D16543" w:rsidRPr="009F0EE4">
        <w:rPr>
          <w:rFonts w:ascii="Sylfaen" w:hAnsi="Sylfaen" w:cs="Sylfaen"/>
        </w:rPr>
        <w:t>ამზომველმა</w:t>
      </w:r>
      <w:r w:rsidR="00D16543" w:rsidRPr="009F0EE4">
        <w:rPr>
          <w:rFonts w:ascii="Sylfaen" w:hAnsi="Sylfaen"/>
        </w:rPr>
        <w:t xml:space="preserve"> </w:t>
      </w:r>
      <w:r w:rsidR="00D16543" w:rsidRPr="009F0EE4">
        <w:rPr>
          <w:rFonts w:ascii="Sylfaen" w:hAnsi="Sylfaen" w:cs="Sylfaen"/>
        </w:rPr>
        <w:t>უნდა</w:t>
      </w:r>
      <w:r w:rsidR="00D16543" w:rsidRPr="009F0EE4">
        <w:rPr>
          <w:rFonts w:ascii="Sylfaen" w:hAnsi="Sylfaen"/>
        </w:rPr>
        <w:t xml:space="preserve"> </w:t>
      </w:r>
      <w:r w:rsidR="00D16543" w:rsidRPr="009F0EE4">
        <w:rPr>
          <w:rFonts w:ascii="Sylfaen" w:hAnsi="Sylfaen" w:cs="Sylfaen"/>
        </w:rPr>
        <w:t>გაითვალისწინოს</w:t>
      </w:r>
      <w:r w:rsidR="00D16543" w:rsidRPr="009F0EE4">
        <w:rPr>
          <w:rFonts w:ascii="Sylfaen" w:hAnsi="Sylfaen"/>
        </w:rPr>
        <w:t xml:space="preserve"> </w:t>
      </w:r>
      <w:r w:rsidR="00D16543" w:rsidRPr="009F0EE4">
        <w:rPr>
          <w:rFonts w:ascii="Sylfaen" w:hAnsi="Sylfaen" w:cs="Sylfaen"/>
        </w:rPr>
        <w:t>საქართველოს</w:t>
      </w:r>
      <w:r w:rsidR="00D16543" w:rsidRPr="009F0EE4">
        <w:rPr>
          <w:rFonts w:ascii="Sylfaen" w:hAnsi="Sylfaen"/>
        </w:rPr>
        <w:t xml:space="preserve"> </w:t>
      </w:r>
      <w:r w:rsidR="00D16543" w:rsidRPr="009F0EE4">
        <w:rPr>
          <w:rFonts w:ascii="Sylfaen" w:hAnsi="Sylfaen" w:cs="Sylfaen"/>
        </w:rPr>
        <w:t>სივრცის</w:t>
      </w:r>
      <w:r w:rsidR="00D16543" w:rsidRPr="009F0EE4">
        <w:rPr>
          <w:rFonts w:ascii="Sylfaen" w:hAnsi="Sylfaen"/>
        </w:rPr>
        <w:t xml:space="preserve"> </w:t>
      </w:r>
      <w:r w:rsidR="00D16543" w:rsidRPr="009F0EE4">
        <w:rPr>
          <w:rFonts w:ascii="Sylfaen" w:hAnsi="Sylfaen" w:cs="Sylfaen"/>
        </w:rPr>
        <w:t>დაგეგმარების</w:t>
      </w:r>
      <w:r w:rsidR="00D16543" w:rsidRPr="009F0EE4">
        <w:rPr>
          <w:rFonts w:ascii="Sylfaen" w:hAnsi="Sylfaen"/>
        </w:rPr>
        <w:t xml:space="preserve">, </w:t>
      </w:r>
      <w:r w:rsidR="00D16543" w:rsidRPr="009F0EE4">
        <w:rPr>
          <w:rFonts w:ascii="Sylfaen" w:hAnsi="Sylfaen" w:cs="Sylfaen"/>
        </w:rPr>
        <w:t>არქიტექტურული</w:t>
      </w:r>
      <w:r w:rsidR="00D16543" w:rsidRPr="009F0EE4">
        <w:rPr>
          <w:rFonts w:ascii="Sylfaen" w:hAnsi="Sylfaen"/>
        </w:rPr>
        <w:t xml:space="preserve"> </w:t>
      </w:r>
      <w:r w:rsidR="00D16543" w:rsidRPr="009F0EE4">
        <w:rPr>
          <w:rFonts w:ascii="Sylfaen" w:hAnsi="Sylfaen" w:cs="Sylfaen"/>
        </w:rPr>
        <w:t>და</w:t>
      </w:r>
      <w:r w:rsidR="00D16543" w:rsidRPr="009F0EE4">
        <w:rPr>
          <w:rFonts w:ascii="Sylfaen" w:hAnsi="Sylfaen"/>
        </w:rPr>
        <w:t xml:space="preserve"> </w:t>
      </w:r>
      <w:r w:rsidR="00D16543" w:rsidRPr="009F0EE4">
        <w:rPr>
          <w:rFonts w:ascii="Sylfaen" w:hAnsi="Sylfaen" w:cs="Sylfaen"/>
        </w:rPr>
        <w:t>სამშენებლო</w:t>
      </w:r>
      <w:r w:rsidR="00D16543" w:rsidRPr="009F0EE4">
        <w:rPr>
          <w:rFonts w:ascii="Sylfaen" w:hAnsi="Sylfaen"/>
        </w:rPr>
        <w:t xml:space="preserve"> </w:t>
      </w:r>
      <w:r w:rsidR="00D16543" w:rsidRPr="009F0EE4">
        <w:rPr>
          <w:rFonts w:ascii="Sylfaen" w:hAnsi="Sylfaen" w:cs="Sylfaen"/>
        </w:rPr>
        <w:t>საქმიანობის</w:t>
      </w:r>
      <w:r w:rsidR="00D16543" w:rsidRPr="009F0EE4">
        <w:rPr>
          <w:rFonts w:ascii="Sylfaen" w:hAnsi="Sylfaen"/>
        </w:rPr>
        <w:t xml:space="preserve"> </w:t>
      </w:r>
      <w:r w:rsidR="00D16543" w:rsidRPr="009F0EE4">
        <w:rPr>
          <w:rFonts w:ascii="Sylfaen" w:hAnsi="Sylfaen" w:cs="Sylfaen"/>
        </w:rPr>
        <w:t>კოდექსისა</w:t>
      </w:r>
      <w:r w:rsidR="00D16543" w:rsidRPr="009F0EE4">
        <w:rPr>
          <w:rFonts w:ascii="Sylfaen" w:hAnsi="Sylfaen"/>
        </w:rPr>
        <w:t xml:space="preserve"> </w:t>
      </w:r>
      <w:r w:rsidR="00D16543" w:rsidRPr="009F0EE4">
        <w:rPr>
          <w:rFonts w:ascii="Sylfaen" w:hAnsi="Sylfaen" w:cs="Sylfaen"/>
        </w:rPr>
        <w:t>და</w:t>
      </w:r>
      <w:r w:rsidR="00D16543" w:rsidRPr="009F0EE4">
        <w:rPr>
          <w:rFonts w:ascii="Sylfaen" w:hAnsi="Sylfaen"/>
        </w:rPr>
        <w:t xml:space="preserve"> </w:t>
      </w:r>
      <w:r w:rsidR="00D16543" w:rsidRPr="009F0EE4">
        <w:rPr>
          <w:rFonts w:ascii="Sylfaen" w:hAnsi="Sylfaen" w:cs="Sylfaen"/>
        </w:rPr>
        <w:t>სხვა</w:t>
      </w:r>
      <w:r w:rsidR="00D16543" w:rsidRPr="009F0EE4">
        <w:rPr>
          <w:rFonts w:ascii="Sylfaen" w:hAnsi="Sylfaen"/>
        </w:rPr>
        <w:t xml:space="preserve"> </w:t>
      </w:r>
      <w:r w:rsidR="00D16543" w:rsidRPr="009F0EE4">
        <w:rPr>
          <w:rFonts w:ascii="Sylfaen" w:hAnsi="Sylfaen" w:cs="Sylfaen"/>
        </w:rPr>
        <w:t>ნორმატიული</w:t>
      </w:r>
      <w:r w:rsidR="00D16543" w:rsidRPr="009F0EE4">
        <w:rPr>
          <w:rFonts w:ascii="Sylfaen" w:hAnsi="Sylfaen"/>
        </w:rPr>
        <w:t xml:space="preserve"> </w:t>
      </w:r>
      <w:r w:rsidR="00D16543" w:rsidRPr="009F0EE4">
        <w:rPr>
          <w:rFonts w:ascii="Sylfaen" w:hAnsi="Sylfaen" w:cs="Sylfaen"/>
        </w:rPr>
        <w:t>აქტების</w:t>
      </w:r>
      <w:r w:rsidR="00D16543" w:rsidRPr="009F0EE4">
        <w:rPr>
          <w:rFonts w:ascii="Sylfaen" w:hAnsi="Sylfaen"/>
        </w:rPr>
        <w:t xml:space="preserve"> </w:t>
      </w:r>
      <w:r w:rsidR="00D16543" w:rsidRPr="009F0EE4">
        <w:rPr>
          <w:rFonts w:ascii="Sylfaen" w:hAnsi="Sylfaen" w:cs="Sylfaen"/>
        </w:rPr>
        <w:t>მოთხოვნები</w:t>
      </w:r>
      <w:r w:rsidR="00D16543" w:rsidRPr="009F0EE4">
        <w:rPr>
          <w:rFonts w:ascii="Sylfaen" w:hAnsi="Sylfaen"/>
        </w:rPr>
        <w:t xml:space="preserve">. </w:t>
      </w:r>
      <w:r w:rsidR="005516D9" w:rsidRPr="009F0EE4">
        <w:rPr>
          <w:rFonts w:ascii="Sylfaen" w:hAnsi="Sylfaen" w:cs="Sylfaen"/>
        </w:rPr>
        <w:t>სამუშაოების</w:t>
      </w:r>
      <w:r w:rsidR="005516D9" w:rsidRPr="009F0EE4">
        <w:rPr>
          <w:rFonts w:ascii="Sylfaen" w:hAnsi="Sylfaen"/>
        </w:rPr>
        <w:t xml:space="preserve"> </w:t>
      </w:r>
      <w:r w:rsidR="005516D9" w:rsidRPr="009F0EE4">
        <w:rPr>
          <w:rFonts w:ascii="Sylfaen" w:hAnsi="Sylfaen" w:cs="Sylfaen"/>
        </w:rPr>
        <w:t>სრულყოფილად</w:t>
      </w:r>
      <w:r w:rsidR="005516D9" w:rsidRPr="009F0EE4">
        <w:rPr>
          <w:rFonts w:ascii="Sylfaen" w:hAnsi="Sylfaen"/>
        </w:rPr>
        <w:t xml:space="preserve"> </w:t>
      </w:r>
      <w:r w:rsidR="005516D9" w:rsidRPr="009F0EE4">
        <w:rPr>
          <w:rFonts w:ascii="Sylfaen" w:hAnsi="Sylfaen" w:cs="Sylfaen"/>
        </w:rPr>
        <w:t>შესრულებისა</w:t>
      </w:r>
      <w:r w:rsidR="005516D9" w:rsidRPr="009F0EE4">
        <w:rPr>
          <w:rFonts w:ascii="Sylfaen" w:hAnsi="Sylfaen"/>
        </w:rPr>
        <w:t xml:space="preserve"> </w:t>
      </w:r>
      <w:r w:rsidR="005516D9" w:rsidRPr="009F0EE4">
        <w:rPr>
          <w:rFonts w:ascii="Sylfaen" w:hAnsi="Sylfaen" w:cs="Sylfaen"/>
        </w:rPr>
        <w:t>და</w:t>
      </w:r>
      <w:r w:rsidR="005516D9" w:rsidRPr="009F0EE4">
        <w:rPr>
          <w:rFonts w:ascii="Sylfaen" w:hAnsi="Sylfaen"/>
        </w:rPr>
        <w:t xml:space="preserve"> </w:t>
      </w:r>
      <w:r w:rsidR="005516D9" w:rsidRPr="009F0EE4">
        <w:rPr>
          <w:rFonts w:ascii="Sylfaen" w:hAnsi="Sylfaen" w:cs="Sylfaen"/>
        </w:rPr>
        <w:t>შიდა</w:t>
      </w:r>
      <w:r w:rsidR="005516D9" w:rsidRPr="009F0EE4">
        <w:rPr>
          <w:rFonts w:ascii="Sylfaen" w:hAnsi="Sylfaen"/>
        </w:rPr>
        <w:t xml:space="preserve"> </w:t>
      </w:r>
      <w:r w:rsidR="003B5FCC">
        <w:rPr>
          <w:rFonts w:ascii="Sylfaen" w:hAnsi="Sylfaen"/>
          <w:lang w:val="ka-GE"/>
        </w:rPr>
        <w:t xml:space="preserve">აზომვითი </w:t>
      </w:r>
      <w:r w:rsidR="005516D9" w:rsidRPr="009F0EE4">
        <w:rPr>
          <w:rFonts w:ascii="Sylfaen" w:hAnsi="Sylfaen" w:cs="Sylfaen"/>
        </w:rPr>
        <w:t>ნახაზის</w:t>
      </w:r>
      <w:r w:rsidR="005516D9" w:rsidRPr="009F0EE4">
        <w:rPr>
          <w:rFonts w:ascii="Sylfaen" w:hAnsi="Sylfaen"/>
        </w:rPr>
        <w:t xml:space="preserve"> </w:t>
      </w:r>
      <w:r w:rsidR="005516D9" w:rsidRPr="009F0EE4">
        <w:rPr>
          <w:rFonts w:ascii="Sylfaen" w:hAnsi="Sylfaen" w:cs="Sylfaen"/>
        </w:rPr>
        <w:t>მონაცემთა</w:t>
      </w:r>
      <w:r w:rsidR="005516D9" w:rsidRPr="009F0EE4">
        <w:rPr>
          <w:rFonts w:ascii="Sylfaen" w:hAnsi="Sylfaen"/>
        </w:rPr>
        <w:t xml:space="preserve"> </w:t>
      </w:r>
      <w:r w:rsidR="005516D9" w:rsidRPr="009F0EE4">
        <w:rPr>
          <w:rFonts w:ascii="Sylfaen" w:hAnsi="Sylfaen" w:cs="Sylfaen"/>
        </w:rPr>
        <w:t>სისწორისთვის</w:t>
      </w:r>
      <w:r w:rsidR="005516D9" w:rsidRPr="009F0EE4">
        <w:rPr>
          <w:rFonts w:ascii="Sylfaen" w:hAnsi="Sylfaen"/>
        </w:rPr>
        <w:t xml:space="preserve"> </w:t>
      </w:r>
      <w:r w:rsidR="005516D9" w:rsidRPr="009F0EE4">
        <w:rPr>
          <w:rFonts w:ascii="Sylfaen" w:hAnsi="Sylfaen" w:cs="Sylfaen"/>
        </w:rPr>
        <w:t>პასუხისმგებელია</w:t>
      </w:r>
      <w:r w:rsidR="005516D9" w:rsidRPr="009F0EE4">
        <w:rPr>
          <w:rFonts w:ascii="Sylfaen" w:hAnsi="Sylfaen"/>
        </w:rPr>
        <w:t xml:space="preserve"> </w:t>
      </w:r>
      <w:r w:rsidR="005516D9" w:rsidRPr="009F0EE4">
        <w:rPr>
          <w:rFonts w:ascii="Sylfaen" w:hAnsi="Sylfaen" w:cs="Sylfaen"/>
        </w:rPr>
        <w:t>ნახაზის</w:t>
      </w:r>
      <w:r w:rsidR="005516D9" w:rsidRPr="009F0EE4">
        <w:rPr>
          <w:rFonts w:ascii="Sylfaen" w:hAnsi="Sylfaen"/>
        </w:rPr>
        <w:t xml:space="preserve"> </w:t>
      </w:r>
      <w:r w:rsidR="005516D9" w:rsidRPr="009F0EE4">
        <w:rPr>
          <w:rFonts w:ascii="Sylfaen" w:hAnsi="Sylfaen" w:cs="Sylfaen"/>
        </w:rPr>
        <w:t>შემსრულებელი</w:t>
      </w:r>
      <w:r w:rsidR="005516D9" w:rsidRPr="009F0EE4">
        <w:rPr>
          <w:rFonts w:ascii="Sylfaen" w:hAnsi="Sylfaen"/>
        </w:rPr>
        <w:t xml:space="preserve"> </w:t>
      </w:r>
      <w:r w:rsidR="005516D9" w:rsidRPr="009F0EE4">
        <w:rPr>
          <w:rFonts w:ascii="Sylfaen" w:hAnsi="Sylfaen" w:cs="Sylfaen"/>
        </w:rPr>
        <w:t>პირი</w:t>
      </w:r>
      <w:r w:rsidR="005516D9" w:rsidRPr="009F0EE4">
        <w:rPr>
          <w:rFonts w:ascii="Sylfaen" w:hAnsi="Sylfaen"/>
        </w:rPr>
        <w:t xml:space="preserve">. </w:t>
      </w:r>
    </w:p>
    <w:p w14:paraId="62444A50" w14:textId="77777777" w:rsidR="00961DE8" w:rsidRPr="009F0EE4" w:rsidRDefault="00961DE8" w:rsidP="001C53C4">
      <w:pPr>
        <w:pStyle w:val="NoSpacing"/>
        <w:spacing w:line="276" w:lineRule="auto"/>
        <w:ind w:firstLine="540"/>
        <w:jc w:val="both"/>
        <w:rPr>
          <w:rFonts w:ascii="Sylfaen" w:hAnsi="Sylfaen"/>
        </w:rPr>
      </w:pPr>
    </w:p>
    <w:p w14:paraId="70E3CA6F" w14:textId="77777777" w:rsidR="002547E5" w:rsidRPr="001C53C4" w:rsidRDefault="005717A4" w:rsidP="001C53C4">
      <w:pPr>
        <w:pStyle w:val="NoSpacing"/>
        <w:spacing w:line="276" w:lineRule="auto"/>
        <w:ind w:firstLine="540"/>
        <w:jc w:val="both"/>
        <w:rPr>
          <w:rFonts w:ascii="Sylfaen" w:hAnsi="Sylfaen"/>
          <w:b/>
        </w:rPr>
      </w:pPr>
      <w:r w:rsidRPr="009F0EE4">
        <w:rPr>
          <w:rFonts w:ascii="Sylfaen" w:hAnsi="Sylfaen" w:cs="Sylfaen"/>
        </w:rPr>
        <w:lastRenderedPageBreak/>
        <w:tab/>
      </w:r>
      <w:r w:rsidR="00D90147" w:rsidRPr="001C53C4">
        <w:rPr>
          <w:rFonts w:ascii="Sylfaen" w:hAnsi="Sylfaen" w:cs="Sylfaen"/>
          <w:b/>
        </w:rPr>
        <w:t>მუხლი</w:t>
      </w:r>
      <w:r w:rsidR="00D90147" w:rsidRPr="001C53C4">
        <w:rPr>
          <w:rFonts w:ascii="Sylfaen" w:hAnsi="Sylfaen"/>
          <w:b/>
        </w:rPr>
        <w:t xml:space="preserve"> 3. </w:t>
      </w:r>
      <w:r w:rsidR="00AD4B8D" w:rsidRPr="001C53C4">
        <w:rPr>
          <w:rFonts w:ascii="Sylfaen" w:hAnsi="Sylfaen" w:cs="Sylfaen"/>
          <w:b/>
        </w:rPr>
        <w:t>შიდა</w:t>
      </w:r>
      <w:r w:rsidR="00AD4B8D" w:rsidRPr="001C53C4">
        <w:rPr>
          <w:rFonts w:ascii="Sylfaen" w:hAnsi="Sylfaen"/>
          <w:b/>
        </w:rPr>
        <w:t xml:space="preserve"> </w:t>
      </w:r>
      <w:r w:rsidR="008060CB" w:rsidRPr="001C53C4">
        <w:rPr>
          <w:rFonts w:ascii="Sylfaen" w:hAnsi="Sylfaen" w:cs="Sylfaen"/>
          <w:b/>
        </w:rPr>
        <w:t>აზომვითი</w:t>
      </w:r>
      <w:r w:rsidR="008060CB" w:rsidRPr="001C53C4">
        <w:rPr>
          <w:rFonts w:ascii="Sylfaen" w:hAnsi="Sylfaen"/>
          <w:b/>
        </w:rPr>
        <w:t xml:space="preserve"> </w:t>
      </w:r>
      <w:r w:rsidR="008060CB" w:rsidRPr="001C53C4">
        <w:rPr>
          <w:rFonts w:ascii="Sylfaen" w:hAnsi="Sylfaen" w:cs="Sylfaen"/>
          <w:b/>
        </w:rPr>
        <w:t>ნახაზის</w:t>
      </w:r>
      <w:r w:rsidR="000556B0" w:rsidRPr="001C53C4">
        <w:rPr>
          <w:rFonts w:ascii="Sylfaen" w:hAnsi="Sylfaen"/>
          <w:b/>
        </w:rPr>
        <w:t xml:space="preserve"> </w:t>
      </w:r>
      <w:r w:rsidR="008060CB" w:rsidRPr="001C53C4">
        <w:rPr>
          <w:rFonts w:ascii="Sylfaen" w:hAnsi="Sylfaen" w:cs="Sylfaen"/>
          <w:b/>
        </w:rPr>
        <w:t>ფო</w:t>
      </w:r>
      <w:r w:rsidR="002547E5" w:rsidRPr="001C53C4">
        <w:rPr>
          <w:rFonts w:ascii="Sylfaen" w:hAnsi="Sylfaen" w:cs="Sylfaen"/>
          <w:b/>
        </w:rPr>
        <w:t>რმა</w:t>
      </w:r>
    </w:p>
    <w:p w14:paraId="7DE09034" w14:textId="77777777" w:rsidR="001D088F" w:rsidRDefault="00F73B46" w:rsidP="00091F30">
      <w:pPr>
        <w:pStyle w:val="NoSpacing"/>
        <w:spacing w:line="276" w:lineRule="auto"/>
        <w:ind w:firstLine="540"/>
        <w:jc w:val="both"/>
        <w:rPr>
          <w:rFonts w:ascii="Sylfaen" w:hAnsi="Sylfaen"/>
        </w:rPr>
      </w:pPr>
      <w:r>
        <w:rPr>
          <w:rFonts w:ascii="Sylfaen" w:hAnsi="Sylfaen"/>
          <w:lang w:val="ka-GE"/>
        </w:rPr>
        <w:t xml:space="preserve">1. </w:t>
      </w:r>
      <w:r w:rsidR="002547E5" w:rsidRPr="001C53C4">
        <w:rPr>
          <w:rFonts w:ascii="Sylfaen" w:hAnsi="Sylfaen" w:cs="Sylfaen"/>
        </w:rPr>
        <w:t>შიდა</w:t>
      </w:r>
      <w:r w:rsidR="002547E5" w:rsidRPr="001C53C4">
        <w:rPr>
          <w:rFonts w:ascii="Sylfaen" w:hAnsi="Sylfaen"/>
        </w:rPr>
        <w:t xml:space="preserve"> </w:t>
      </w:r>
      <w:r w:rsidR="002547E5" w:rsidRPr="001C53C4">
        <w:rPr>
          <w:rFonts w:ascii="Sylfaen" w:hAnsi="Sylfaen" w:cs="Sylfaen"/>
        </w:rPr>
        <w:t>აზომვითი</w:t>
      </w:r>
      <w:r w:rsidR="002547E5" w:rsidRPr="001C53C4">
        <w:rPr>
          <w:rFonts w:ascii="Sylfaen" w:hAnsi="Sylfaen"/>
        </w:rPr>
        <w:t xml:space="preserve"> </w:t>
      </w:r>
      <w:r w:rsidR="002547E5" w:rsidRPr="001C53C4">
        <w:rPr>
          <w:rFonts w:ascii="Sylfaen" w:hAnsi="Sylfaen" w:cs="Sylfaen"/>
        </w:rPr>
        <w:t>ნახაზის</w:t>
      </w:r>
      <w:r w:rsidR="001D088F">
        <w:rPr>
          <w:rFonts w:ascii="Sylfaen" w:hAnsi="Sylfaen" w:cs="Sylfaen"/>
        </w:rPr>
        <w:t>:</w:t>
      </w:r>
      <w:r w:rsidR="002547E5" w:rsidRPr="001C53C4">
        <w:rPr>
          <w:rFonts w:ascii="Sylfaen" w:hAnsi="Sylfaen"/>
        </w:rPr>
        <w:t xml:space="preserve"> </w:t>
      </w:r>
    </w:p>
    <w:p w14:paraId="5BD90FA9" w14:textId="25203436" w:rsidR="007C66B1" w:rsidRPr="00455B01" w:rsidRDefault="001D088F" w:rsidP="00091F30">
      <w:pPr>
        <w:pStyle w:val="NoSpacing"/>
        <w:spacing w:line="276" w:lineRule="auto"/>
        <w:ind w:firstLine="540"/>
        <w:jc w:val="both"/>
        <w:rPr>
          <w:rFonts w:ascii="Sylfaen" w:hAnsi="Sylfaen"/>
          <w:lang w:val="ka-GE"/>
        </w:rPr>
      </w:pPr>
      <w:r>
        <w:rPr>
          <w:rFonts w:ascii="Sylfaen" w:hAnsi="Sylfaen" w:cs="Sylfaen"/>
          <w:lang w:val="ka-GE"/>
        </w:rPr>
        <w:t xml:space="preserve">ა) </w:t>
      </w:r>
      <w:r w:rsidR="002547E5" w:rsidRPr="001C53C4">
        <w:rPr>
          <w:rFonts w:ascii="Sylfaen" w:hAnsi="Sylfaen" w:cs="Sylfaen"/>
        </w:rPr>
        <w:t>პირველ</w:t>
      </w:r>
      <w:r w:rsidR="002547E5" w:rsidRPr="001C53C4">
        <w:rPr>
          <w:rFonts w:ascii="Sylfaen" w:hAnsi="Sylfaen"/>
        </w:rPr>
        <w:t xml:space="preserve"> </w:t>
      </w:r>
      <w:r w:rsidR="002547E5" w:rsidRPr="001C53C4">
        <w:rPr>
          <w:rFonts w:ascii="Sylfaen" w:hAnsi="Sylfaen" w:cs="Sylfaen"/>
        </w:rPr>
        <w:t>გვერდზე</w:t>
      </w:r>
      <w:r w:rsidR="002547E5" w:rsidRPr="001C53C4">
        <w:rPr>
          <w:rFonts w:ascii="Sylfaen" w:hAnsi="Sylfaen"/>
        </w:rPr>
        <w:t xml:space="preserve"> </w:t>
      </w:r>
      <w:r w:rsidR="002547E5" w:rsidRPr="001C53C4">
        <w:rPr>
          <w:rFonts w:ascii="Sylfaen" w:hAnsi="Sylfaen" w:cs="Sylfaen"/>
        </w:rPr>
        <w:t>წარმოდგენილი</w:t>
      </w:r>
      <w:r w:rsidR="002547E5" w:rsidRPr="001C53C4">
        <w:rPr>
          <w:rFonts w:ascii="Sylfaen" w:hAnsi="Sylfaen"/>
        </w:rPr>
        <w:t xml:space="preserve"> </w:t>
      </w:r>
      <w:r w:rsidR="002547E5" w:rsidRPr="001C53C4">
        <w:rPr>
          <w:rFonts w:ascii="Sylfaen" w:hAnsi="Sylfaen" w:cs="Sylfaen"/>
        </w:rPr>
        <w:t>უნდა</w:t>
      </w:r>
      <w:r w:rsidR="002547E5" w:rsidRPr="001C53C4">
        <w:rPr>
          <w:rFonts w:ascii="Sylfaen" w:hAnsi="Sylfaen"/>
        </w:rPr>
        <w:t xml:space="preserve"> </w:t>
      </w:r>
      <w:r w:rsidR="002547E5" w:rsidRPr="001C53C4">
        <w:rPr>
          <w:rFonts w:ascii="Sylfaen" w:hAnsi="Sylfaen" w:cs="Sylfaen"/>
        </w:rPr>
        <w:t>იყოს</w:t>
      </w:r>
      <w:r w:rsidR="002547E5" w:rsidRPr="001C53C4">
        <w:rPr>
          <w:rFonts w:ascii="Sylfaen" w:hAnsi="Sylfaen"/>
        </w:rPr>
        <w:t xml:space="preserve"> </w:t>
      </w:r>
      <w:r w:rsidR="002547E5" w:rsidRPr="001C53C4">
        <w:rPr>
          <w:rFonts w:ascii="Sylfaen" w:hAnsi="Sylfaen" w:cs="Sylfaen"/>
        </w:rPr>
        <w:t>შენობა</w:t>
      </w:r>
      <w:r w:rsidR="002547E5" w:rsidRPr="001C53C4">
        <w:rPr>
          <w:rFonts w:ascii="Sylfaen" w:hAnsi="Sylfaen"/>
        </w:rPr>
        <w:t>-</w:t>
      </w:r>
      <w:r w:rsidR="002547E5" w:rsidRPr="001C53C4">
        <w:rPr>
          <w:rFonts w:ascii="Sylfaen" w:hAnsi="Sylfaen" w:cs="Sylfaen"/>
        </w:rPr>
        <w:t>ნაგებობის</w:t>
      </w:r>
      <w:r w:rsidR="002547E5" w:rsidRPr="001C53C4">
        <w:rPr>
          <w:rFonts w:ascii="Sylfaen" w:hAnsi="Sylfaen"/>
        </w:rPr>
        <w:t xml:space="preserve"> </w:t>
      </w:r>
      <w:r w:rsidR="002547E5" w:rsidRPr="001C53C4">
        <w:rPr>
          <w:rFonts w:ascii="Sylfaen" w:hAnsi="Sylfaen" w:cs="Sylfaen"/>
        </w:rPr>
        <w:t>ერთეულის</w:t>
      </w:r>
      <w:r w:rsidR="002547E5" w:rsidRPr="001C53C4">
        <w:rPr>
          <w:rFonts w:ascii="Sylfaen" w:hAnsi="Sylfaen"/>
        </w:rPr>
        <w:t xml:space="preserve"> </w:t>
      </w:r>
      <w:r w:rsidR="002547E5" w:rsidRPr="001C53C4">
        <w:rPr>
          <w:rFonts w:ascii="Sylfaen" w:hAnsi="Sylfaen" w:cs="Sylfaen"/>
        </w:rPr>
        <w:t>მდებარეობა</w:t>
      </w:r>
      <w:r w:rsidR="002547E5" w:rsidRPr="001C53C4">
        <w:rPr>
          <w:rFonts w:ascii="Sylfaen" w:hAnsi="Sylfaen"/>
        </w:rPr>
        <w:t xml:space="preserve"> </w:t>
      </w:r>
      <w:r w:rsidR="002547E5" w:rsidRPr="001C53C4">
        <w:rPr>
          <w:rFonts w:ascii="Sylfaen" w:hAnsi="Sylfaen" w:cs="Sylfaen"/>
        </w:rPr>
        <w:t>საკადასტრო</w:t>
      </w:r>
      <w:r w:rsidR="002547E5" w:rsidRPr="001C53C4">
        <w:rPr>
          <w:rFonts w:ascii="Sylfaen" w:hAnsi="Sylfaen"/>
        </w:rPr>
        <w:t xml:space="preserve"> </w:t>
      </w:r>
      <w:r w:rsidR="002547E5" w:rsidRPr="001C53C4">
        <w:rPr>
          <w:rFonts w:ascii="Sylfaen" w:hAnsi="Sylfaen" w:cs="Sylfaen"/>
        </w:rPr>
        <w:t>გეგმაზე</w:t>
      </w:r>
      <w:r w:rsidR="00455B01">
        <w:rPr>
          <w:rFonts w:ascii="Sylfaen" w:hAnsi="Sylfaen"/>
        </w:rPr>
        <w:t xml:space="preserve">, </w:t>
      </w:r>
      <w:r w:rsidR="00455B01" w:rsidRPr="00091F30">
        <w:rPr>
          <w:rFonts w:ascii="Sylfaen" w:hAnsi="Sylfaen"/>
          <w:lang w:val="ka-GE"/>
        </w:rPr>
        <w:t>შემდეგი ნიმუშის მიხედვით:</w:t>
      </w:r>
    </w:p>
    <w:p w14:paraId="313A9FA3" w14:textId="26D6F032" w:rsidR="002547E5" w:rsidRPr="00244FE6" w:rsidRDefault="00244FE6" w:rsidP="009F0EE4">
      <w:pPr>
        <w:pStyle w:val="NoSpacing"/>
        <w:spacing w:line="276" w:lineRule="auto"/>
        <w:jc w:val="both"/>
        <w:rPr>
          <w:rFonts w:ascii="Sylfaen" w:hAnsi="Sylfaen"/>
          <w:lang w:val="ka-GE"/>
        </w:rPr>
      </w:pPr>
      <w:r>
        <w:rPr>
          <w:rFonts w:ascii="Sylfaen" w:hAnsi="Sylfaen"/>
          <w:noProof/>
        </w:rPr>
        <w:drawing>
          <wp:inline distT="0" distB="0" distL="0" distR="0" wp14:anchorId="1EC984B5" wp14:editId="54BF2724">
            <wp:extent cx="5991962" cy="8475453"/>
            <wp:effectExtent l="0" t="0" r="889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ida_azomvit_1_gverdii_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2807" cy="8476648"/>
                    </a:xfrm>
                    <a:prstGeom prst="rect">
                      <a:avLst/>
                    </a:prstGeom>
                  </pic:spPr>
                </pic:pic>
              </a:graphicData>
            </a:graphic>
          </wp:inline>
        </w:drawing>
      </w:r>
    </w:p>
    <w:p w14:paraId="310AF081" w14:textId="77777777" w:rsidR="007852D9" w:rsidRPr="009F0EE4" w:rsidRDefault="007852D9" w:rsidP="009F0EE4">
      <w:pPr>
        <w:pStyle w:val="NoSpacing"/>
        <w:spacing w:line="276" w:lineRule="auto"/>
        <w:jc w:val="both"/>
        <w:rPr>
          <w:rFonts w:ascii="Sylfaen" w:hAnsi="Sylfaen"/>
        </w:rPr>
      </w:pPr>
    </w:p>
    <w:p w14:paraId="782288BA" w14:textId="7D213EE6" w:rsidR="00852DFF" w:rsidRPr="00091F30" w:rsidRDefault="001D088F" w:rsidP="00091F30">
      <w:pPr>
        <w:pStyle w:val="NoSpacing"/>
        <w:spacing w:line="276" w:lineRule="auto"/>
        <w:ind w:firstLine="540"/>
        <w:jc w:val="both"/>
        <w:rPr>
          <w:rFonts w:ascii="Sylfaen" w:hAnsi="Sylfaen"/>
          <w:lang w:val="ka-GE"/>
        </w:rPr>
      </w:pPr>
      <w:r>
        <w:rPr>
          <w:rFonts w:ascii="Sylfaen" w:hAnsi="Sylfaen" w:cs="Sylfaen"/>
          <w:lang w:val="ka-GE"/>
        </w:rPr>
        <w:t xml:space="preserve">ბ) </w:t>
      </w:r>
      <w:r w:rsidR="007C66B1">
        <w:rPr>
          <w:rFonts w:ascii="Sylfaen" w:hAnsi="Sylfaen" w:cs="Sylfaen"/>
          <w:lang w:val="ka-GE"/>
        </w:rPr>
        <w:t>მეორე</w:t>
      </w:r>
      <w:r w:rsidR="007C66B1" w:rsidRPr="001C53C4">
        <w:rPr>
          <w:rFonts w:ascii="Sylfaen" w:hAnsi="Sylfaen"/>
        </w:rPr>
        <w:t xml:space="preserve"> </w:t>
      </w:r>
      <w:r w:rsidR="007C66B1" w:rsidRPr="001C53C4">
        <w:rPr>
          <w:rFonts w:ascii="Sylfaen" w:hAnsi="Sylfaen" w:cs="Sylfaen"/>
        </w:rPr>
        <w:t>გვერდზე</w:t>
      </w:r>
      <w:r w:rsidR="007C66B1" w:rsidRPr="001C53C4">
        <w:rPr>
          <w:rFonts w:ascii="Sylfaen" w:hAnsi="Sylfaen"/>
        </w:rPr>
        <w:t xml:space="preserve"> </w:t>
      </w:r>
      <w:r w:rsidR="007C66B1" w:rsidRPr="001C53C4">
        <w:rPr>
          <w:rFonts w:ascii="Sylfaen" w:hAnsi="Sylfaen" w:cs="Sylfaen"/>
        </w:rPr>
        <w:t>წარმოდგენილი</w:t>
      </w:r>
      <w:r w:rsidR="007C66B1" w:rsidRPr="001C53C4">
        <w:rPr>
          <w:rFonts w:ascii="Sylfaen" w:hAnsi="Sylfaen"/>
        </w:rPr>
        <w:t xml:space="preserve"> </w:t>
      </w:r>
      <w:r w:rsidR="007C66B1" w:rsidRPr="001C53C4">
        <w:rPr>
          <w:rFonts w:ascii="Sylfaen" w:hAnsi="Sylfaen" w:cs="Sylfaen"/>
        </w:rPr>
        <w:t>უნდა</w:t>
      </w:r>
      <w:r w:rsidR="007C66B1" w:rsidRPr="001C53C4">
        <w:rPr>
          <w:rFonts w:ascii="Sylfaen" w:hAnsi="Sylfaen"/>
        </w:rPr>
        <w:t xml:space="preserve"> </w:t>
      </w:r>
      <w:r w:rsidR="007C66B1" w:rsidRPr="001C53C4">
        <w:rPr>
          <w:rFonts w:ascii="Sylfaen" w:hAnsi="Sylfaen" w:cs="Sylfaen"/>
        </w:rPr>
        <w:t>იყოს</w:t>
      </w:r>
      <w:r w:rsidR="007C66B1">
        <w:rPr>
          <w:rFonts w:ascii="Sylfaen" w:hAnsi="Sylfaen" w:cs="Sylfaen"/>
          <w:lang w:val="ka-GE"/>
        </w:rPr>
        <w:t xml:space="preserve"> </w:t>
      </w:r>
      <w:r w:rsidR="007C66B1" w:rsidRPr="001C53C4">
        <w:rPr>
          <w:rFonts w:ascii="Sylfaen" w:hAnsi="Sylfaen" w:cs="Sylfaen"/>
        </w:rPr>
        <w:t>შენობა</w:t>
      </w:r>
      <w:r w:rsidR="007C66B1" w:rsidRPr="001C53C4">
        <w:rPr>
          <w:rFonts w:ascii="Sylfaen" w:hAnsi="Sylfaen"/>
        </w:rPr>
        <w:t>-</w:t>
      </w:r>
      <w:r w:rsidR="007C66B1" w:rsidRPr="001C53C4">
        <w:rPr>
          <w:rFonts w:ascii="Sylfaen" w:hAnsi="Sylfaen" w:cs="Sylfaen"/>
        </w:rPr>
        <w:t>ნაგებობის</w:t>
      </w:r>
      <w:r w:rsidR="007C66B1" w:rsidRPr="001C53C4">
        <w:rPr>
          <w:rFonts w:ascii="Sylfaen" w:hAnsi="Sylfaen"/>
        </w:rPr>
        <w:t xml:space="preserve"> </w:t>
      </w:r>
      <w:r w:rsidR="007C66B1" w:rsidRPr="001C53C4">
        <w:rPr>
          <w:rFonts w:ascii="Sylfaen" w:hAnsi="Sylfaen" w:cs="Sylfaen"/>
        </w:rPr>
        <w:t>ერთეულის</w:t>
      </w:r>
      <w:r w:rsidR="007C66B1">
        <w:rPr>
          <w:rFonts w:ascii="Sylfaen" w:hAnsi="Sylfaen" w:cs="Sylfaen"/>
          <w:lang w:val="ka-GE"/>
        </w:rPr>
        <w:t xml:space="preserve"> </w:t>
      </w:r>
      <w:r w:rsidR="007C66B1" w:rsidRPr="001C53C4">
        <w:rPr>
          <w:rFonts w:ascii="Sylfaen" w:hAnsi="Sylfaen" w:cs="Sylfaen"/>
        </w:rPr>
        <w:t>შიდა</w:t>
      </w:r>
      <w:r w:rsidR="007C66B1" w:rsidRPr="001C53C4">
        <w:rPr>
          <w:rFonts w:ascii="Sylfaen" w:hAnsi="Sylfaen"/>
        </w:rPr>
        <w:t xml:space="preserve"> </w:t>
      </w:r>
      <w:r w:rsidR="007C66B1" w:rsidRPr="001C53C4">
        <w:rPr>
          <w:rFonts w:ascii="Sylfaen" w:hAnsi="Sylfaen" w:cs="Sylfaen"/>
        </w:rPr>
        <w:t>აზომვითი</w:t>
      </w:r>
      <w:r w:rsidR="007C66B1" w:rsidRPr="001C53C4">
        <w:rPr>
          <w:rFonts w:ascii="Sylfaen" w:hAnsi="Sylfaen"/>
        </w:rPr>
        <w:t xml:space="preserve"> </w:t>
      </w:r>
      <w:r w:rsidR="007C66B1" w:rsidRPr="001C53C4">
        <w:rPr>
          <w:rFonts w:ascii="Sylfaen" w:hAnsi="Sylfaen" w:cs="Sylfaen"/>
        </w:rPr>
        <w:t>ნახაზი</w:t>
      </w:r>
      <w:r w:rsidR="007C66B1" w:rsidRPr="001C53C4">
        <w:rPr>
          <w:rFonts w:ascii="Sylfaen" w:hAnsi="Sylfaen"/>
        </w:rPr>
        <w:t xml:space="preserve"> </w:t>
      </w:r>
      <w:r w:rsidR="007C66B1" w:rsidRPr="00091F30">
        <w:rPr>
          <w:rFonts w:ascii="Sylfaen" w:hAnsi="Sylfaen"/>
          <w:lang w:val="ka-GE"/>
        </w:rPr>
        <w:t>შემდეგი ნიმუშის მიხედვით:</w:t>
      </w:r>
    </w:p>
    <w:p w14:paraId="5FE4454C" w14:textId="4BC5B5E8" w:rsidR="001615F4" w:rsidRPr="009F0EE4" w:rsidRDefault="004D7BD6" w:rsidP="009F0EE4">
      <w:pPr>
        <w:pStyle w:val="NoSpacing"/>
        <w:spacing w:line="276" w:lineRule="auto"/>
        <w:jc w:val="both"/>
        <w:rPr>
          <w:rFonts w:ascii="Sylfaen" w:hAnsi="Sylfaen"/>
        </w:rPr>
      </w:pPr>
      <w:r>
        <w:rPr>
          <w:rFonts w:ascii="Sylfaen" w:hAnsi="Sylfaen"/>
          <w:noProof/>
        </w:rPr>
        <w:drawing>
          <wp:inline distT="0" distB="0" distL="0" distR="0" wp14:anchorId="7AE0591F" wp14:editId="0F2C1F7D">
            <wp:extent cx="5932625" cy="83915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ida_azomvit_2_gverdii_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891" cy="8407460"/>
                    </a:xfrm>
                    <a:prstGeom prst="rect">
                      <a:avLst/>
                    </a:prstGeom>
                  </pic:spPr>
                </pic:pic>
              </a:graphicData>
            </a:graphic>
          </wp:inline>
        </w:drawing>
      </w:r>
    </w:p>
    <w:p w14:paraId="0BF4607F" w14:textId="7F76F79A" w:rsidR="00455B01" w:rsidRPr="00C274F7" w:rsidRDefault="001D088F" w:rsidP="00C274F7">
      <w:pPr>
        <w:pStyle w:val="NoSpacing"/>
        <w:spacing w:line="276" w:lineRule="auto"/>
        <w:ind w:firstLine="540"/>
        <w:jc w:val="both"/>
        <w:rPr>
          <w:rFonts w:ascii="Sylfaen" w:hAnsi="Sylfaen"/>
          <w:lang w:val="ka-GE"/>
        </w:rPr>
      </w:pPr>
      <w:r>
        <w:rPr>
          <w:rFonts w:ascii="Sylfaen" w:hAnsi="Sylfaen"/>
          <w:lang w:val="ka-GE"/>
        </w:rPr>
        <w:lastRenderedPageBreak/>
        <w:t>2</w:t>
      </w:r>
      <w:r w:rsidR="00B45A2A" w:rsidRPr="009F0EE4">
        <w:rPr>
          <w:rFonts w:ascii="Sylfaen" w:hAnsi="Sylfaen"/>
        </w:rPr>
        <w:t>.</w:t>
      </w:r>
      <w:r w:rsidR="000556B0" w:rsidRPr="009F0EE4">
        <w:rPr>
          <w:rFonts w:ascii="Sylfaen" w:hAnsi="Sylfaen"/>
        </w:rPr>
        <w:t xml:space="preserve"> </w:t>
      </w:r>
      <w:r w:rsidR="00F07EE5" w:rsidRPr="009F0EE4">
        <w:rPr>
          <w:rFonts w:ascii="Sylfaen" w:hAnsi="Sylfaen" w:cs="Sylfaen"/>
        </w:rPr>
        <w:t>შიდა</w:t>
      </w:r>
      <w:r w:rsidR="00F07EE5" w:rsidRPr="009F0EE4">
        <w:rPr>
          <w:rFonts w:ascii="Sylfaen" w:hAnsi="Sylfaen"/>
        </w:rPr>
        <w:t xml:space="preserve"> </w:t>
      </w:r>
      <w:r w:rsidR="00F07EE5" w:rsidRPr="009F0EE4">
        <w:rPr>
          <w:rFonts w:ascii="Sylfaen" w:hAnsi="Sylfaen" w:cs="Sylfaen"/>
        </w:rPr>
        <w:t>აზომვით</w:t>
      </w:r>
      <w:r w:rsidR="00F07EE5" w:rsidRPr="009F0EE4">
        <w:rPr>
          <w:rFonts w:ascii="Sylfaen" w:hAnsi="Sylfaen"/>
        </w:rPr>
        <w:t xml:space="preserve"> </w:t>
      </w:r>
      <w:r w:rsidR="00F07EE5" w:rsidRPr="009F0EE4">
        <w:rPr>
          <w:rFonts w:ascii="Sylfaen" w:hAnsi="Sylfaen" w:cs="Sylfaen"/>
        </w:rPr>
        <w:t>ნახაზს</w:t>
      </w:r>
      <w:r w:rsidR="00F07EE5" w:rsidRPr="009F0EE4">
        <w:rPr>
          <w:rFonts w:ascii="Sylfaen" w:hAnsi="Sylfaen"/>
        </w:rPr>
        <w:t xml:space="preserve"> </w:t>
      </w:r>
      <w:r w:rsidR="00F07EE5" w:rsidRPr="009F0EE4">
        <w:rPr>
          <w:rFonts w:ascii="Sylfaen" w:hAnsi="Sylfaen" w:cs="Sylfaen"/>
        </w:rPr>
        <w:t>უნდა</w:t>
      </w:r>
      <w:r w:rsidR="00F07EE5" w:rsidRPr="009F0EE4">
        <w:rPr>
          <w:rFonts w:ascii="Sylfaen" w:hAnsi="Sylfaen"/>
        </w:rPr>
        <w:t xml:space="preserve"> </w:t>
      </w:r>
      <w:r w:rsidR="00F07EE5" w:rsidRPr="009F0EE4">
        <w:rPr>
          <w:rFonts w:ascii="Sylfaen" w:hAnsi="Sylfaen" w:cs="Sylfaen"/>
        </w:rPr>
        <w:t>ერ</w:t>
      </w:r>
      <w:r w:rsidR="005C0C2F" w:rsidRPr="009F0EE4">
        <w:rPr>
          <w:rFonts w:ascii="Sylfaen" w:hAnsi="Sylfaen" w:cs="Sylfaen"/>
        </w:rPr>
        <w:t>თ</w:t>
      </w:r>
      <w:r w:rsidR="00F07EE5" w:rsidRPr="009F0EE4">
        <w:rPr>
          <w:rFonts w:ascii="Sylfaen" w:hAnsi="Sylfaen" w:cs="Sylfaen"/>
        </w:rPr>
        <w:t>ოდეს</w:t>
      </w:r>
      <w:r w:rsidR="00F07EE5" w:rsidRPr="009F0EE4">
        <w:rPr>
          <w:rFonts w:ascii="Sylfaen" w:hAnsi="Sylfaen"/>
        </w:rPr>
        <w:t xml:space="preserve"> </w:t>
      </w:r>
      <w:r w:rsidR="00F07EE5" w:rsidRPr="009F0EE4">
        <w:rPr>
          <w:rFonts w:ascii="Sylfaen" w:hAnsi="Sylfaen" w:cs="Sylfaen"/>
        </w:rPr>
        <w:t>შენობა</w:t>
      </w:r>
      <w:r w:rsidR="00F07EE5" w:rsidRPr="009F0EE4">
        <w:rPr>
          <w:rFonts w:ascii="Sylfaen" w:hAnsi="Sylfaen"/>
        </w:rPr>
        <w:t>-</w:t>
      </w:r>
      <w:r w:rsidR="00F07EE5" w:rsidRPr="009F0EE4">
        <w:rPr>
          <w:rFonts w:ascii="Sylfaen" w:hAnsi="Sylfaen" w:cs="Sylfaen"/>
        </w:rPr>
        <w:t>ნაგებობის</w:t>
      </w:r>
      <w:r w:rsidR="00F07EE5" w:rsidRPr="009F0EE4">
        <w:rPr>
          <w:rFonts w:ascii="Sylfaen" w:hAnsi="Sylfaen"/>
        </w:rPr>
        <w:t xml:space="preserve"> </w:t>
      </w:r>
      <w:r w:rsidR="00F07EE5" w:rsidRPr="009F0EE4">
        <w:rPr>
          <w:rFonts w:ascii="Sylfaen" w:hAnsi="Sylfaen" w:cs="Sylfaen"/>
        </w:rPr>
        <w:t>ერთეულის</w:t>
      </w:r>
      <w:r w:rsidR="002E17BB" w:rsidRPr="009F0EE4">
        <w:rPr>
          <w:rFonts w:ascii="Sylfaen" w:hAnsi="Sylfaen"/>
        </w:rPr>
        <w:t xml:space="preserve"> </w:t>
      </w:r>
      <w:r w:rsidR="002E17BB" w:rsidRPr="009F0EE4">
        <w:rPr>
          <w:rFonts w:ascii="Sylfaen" w:hAnsi="Sylfaen" w:cs="Sylfaen"/>
        </w:rPr>
        <w:t>მდებარეობის</w:t>
      </w:r>
      <w:r w:rsidR="002E17BB" w:rsidRPr="009F0EE4">
        <w:rPr>
          <w:rFonts w:ascii="Sylfaen" w:hAnsi="Sylfaen"/>
        </w:rPr>
        <w:t xml:space="preserve"> </w:t>
      </w:r>
      <w:r w:rsidR="002E17BB" w:rsidRPr="009F0EE4">
        <w:rPr>
          <w:rFonts w:ascii="Sylfaen" w:hAnsi="Sylfaen" w:cs="Sylfaen"/>
        </w:rPr>
        <w:t>მონიშვნა</w:t>
      </w:r>
      <w:r w:rsidR="00F07EE5" w:rsidRPr="009F0EE4">
        <w:rPr>
          <w:rFonts w:ascii="Sylfaen" w:hAnsi="Sylfaen"/>
        </w:rPr>
        <w:t xml:space="preserve"> </w:t>
      </w:r>
      <w:r w:rsidR="00F07EE5" w:rsidRPr="009F0EE4">
        <w:rPr>
          <w:rFonts w:ascii="Sylfaen" w:hAnsi="Sylfaen" w:cs="Sylfaen"/>
        </w:rPr>
        <w:t>შენობის</w:t>
      </w:r>
      <w:r w:rsidR="002E17BB" w:rsidRPr="009F0EE4">
        <w:rPr>
          <w:rFonts w:ascii="Sylfaen" w:hAnsi="Sylfaen"/>
        </w:rPr>
        <w:t xml:space="preserve"> </w:t>
      </w:r>
      <w:r w:rsidR="002E17BB" w:rsidRPr="009F0EE4">
        <w:rPr>
          <w:rFonts w:ascii="Sylfaen" w:hAnsi="Sylfaen" w:cs="Sylfaen"/>
        </w:rPr>
        <w:t>სართულებრივ</w:t>
      </w:r>
      <w:r w:rsidR="002E17BB" w:rsidRPr="009F0EE4">
        <w:rPr>
          <w:rFonts w:ascii="Sylfaen" w:hAnsi="Sylfaen"/>
        </w:rPr>
        <w:t xml:space="preserve"> </w:t>
      </w:r>
      <w:r w:rsidR="002E17BB" w:rsidRPr="009F0EE4">
        <w:rPr>
          <w:rFonts w:ascii="Sylfaen" w:hAnsi="Sylfaen" w:cs="Sylfaen"/>
        </w:rPr>
        <w:t>გეგმაზე</w:t>
      </w:r>
      <w:r w:rsidR="002E17BB" w:rsidRPr="009F0EE4">
        <w:rPr>
          <w:rFonts w:ascii="Sylfaen" w:hAnsi="Sylfaen"/>
        </w:rPr>
        <w:t xml:space="preserve"> (</w:t>
      </w:r>
      <w:r w:rsidR="002E17BB" w:rsidRPr="009F0EE4">
        <w:rPr>
          <w:rFonts w:ascii="Sylfaen" w:hAnsi="Sylfaen" w:cs="Sylfaen"/>
        </w:rPr>
        <w:t>ტ</w:t>
      </w:r>
      <w:r w:rsidR="00B45A2A" w:rsidRPr="009F0EE4">
        <w:rPr>
          <w:rFonts w:ascii="Sylfaen" w:hAnsi="Sylfaen" w:cs="Sylfaen"/>
        </w:rPr>
        <w:t>ექ</w:t>
      </w:r>
      <w:r w:rsidR="00F07EE5" w:rsidRPr="009F0EE4">
        <w:rPr>
          <w:rFonts w:ascii="Sylfaen" w:hAnsi="Sylfaen" w:cs="Sylfaen"/>
          <w:lang w:val="ru-RU"/>
        </w:rPr>
        <w:t>ნიკური</w:t>
      </w:r>
      <w:r w:rsidR="00F07EE5" w:rsidRPr="009F0EE4">
        <w:rPr>
          <w:rFonts w:ascii="Sylfaen" w:hAnsi="Sylfaen"/>
          <w:lang w:val="ru-RU"/>
        </w:rPr>
        <w:t xml:space="preserve"> </w:t>
      </w:r>
      <w:r w:rsidR="005C0C2F" w:rsidRPr="009F0EE4">
        <w:rPr>
          <w:rFonts w:ascii="Sylfaen" w:hAnsi="Sylfaen" w:cs="Sylfaen"/>
        </w:rPr>
        <w:t>ინვენტარიზაციის</w:t>
      </w:r>
      <w:r w:rsidR="005C0C2F" w:rsidRPr="009F0EE4">
        <w:rPr>
          <w:rFonts w:ascii="Sylfaen" w:hAnsi="Sylfaen"/>
        </w:rPr>
        <w:t xml:space="preserve"> </w:t>
      </w:r>
      <w:r w:rsidR="00B45A2A" w:rsidRPr="009F0EE4">
        <w:rPr>
          <w:rFonts w:ascii="Sylfaen" w:hAnsi="Sylfaen" w:cs="Sylfaen"/>
        </w:rPr>
        <w:t>არქივში</w:t>
      </w:r>
      <w:r w:rsidR="00B45A2A" w:rsidRPr="009F0EE4">
        <w:rPr>
          <w:rFonts w:ascii="Sylfaen" w:hAnsi="Sylfaen"/>
        </w:rPr>
        <w:t xml:space="preserve"> </w:t>
      </w:r>
      <w:r w:rsidR="00B45A2A" w:rsidRPr="009F0EE4">
        <w:rPr>
          <w:rFonts w:ascii="Sylfaen" w:hAnsi="Sylfaen" w:cs="Sylfaen"/>
        </w:rPr>
        <w:t>დაცული</w:t>
      </w:r>
      <w:r w:rsidR="00B45A2A" w:rsidRPr="009F0EE4">
        <w:rPr>
          <w:rFonts w:ascii="Sylfaen" w:hAnsi="Sylfaen"/>
        </w:rPr>
        <w:t xml:space="preserve"> </w:t>
      </w:r>
      <w:r w:rsidR="00B45A2A" w:rsidRPr="009F0EE4">
        <w:rPr>
          <w:rFonts w:ascii="Sylfaen" w:hAnsi="Sylfaen" w:cs="Sylfaen"/>
        </w:rPr>
        <w:t>მონაცემების</w:t>
      </w:r>
      <w:r w:rsidR="00B45A2A" w:rsidRPr="009F0EE4">
        <w:rPr>
          <w:rFonts w:ascii="Sylfaen" w:hAnsi="Sylfaen"/>
        </w:rPr>
        <w:t xml:space="preserve"> </w:t>
      </w:r>
      <w:r w:rsidR="00B45A2A" w:rsidRPr="009F0EE4">
        <w:rPr>
          <w:rFonts w:ascii="Sylfaen" w:hAnsi="Sylfaen" w:cs="Sylfaen"/>
        </w:rPr>
        <w:t>ან</w:t>
      </w:r>
      <w:r w:rsidR="00B45A2A" w:rsidRPr="009F0EE4">
        <w:rPr>
          <w:rFonts w:ascii="Sylfaen" w:hAnsi="Sylfaen"/>
        </w:rPr>
        <w:t>/</w:t>
      </w:r>
      <w:r w:rsidR="00B45A2A" w:rsidRPr="009F0EE4">
        <w:rPr>
          <w:rFonts w:ascii="Sylfaen" w:hAnsi="Sylfaen" w:cs="Sylfaen"/>
        </w:rPr>
        <w:t>და</w:t>
      </w:r>
      <w:r w:rsidR="00B45A2A" w:rsidRPr="009F0EE4">
        <w:rPr>
          <w:rFonts w:ascii="Sylfaen" w:hAnsi="Sylfaen"/>
        </w:rPr>
        <w:t xml:space="preserve"> </w:t>
      </w:r>
      <w:r w:rsidR="00B45A2A" w:rsidRPr="009F0EE4">
        <w:rPr>
          <w:rFonts w:ascii="Sylfaen" w:hAnsi="Sylfaen" w:cs="Sylfaen"/>
        </w:rPr>
        <w:t>სამშენებლო</w:t>
      </w:r>
      <w:r w:rsidR="00B45A2A" w:rsidRPr="009F0EE4">
        <w:rPr>
          <w:rFonts w:ascii="Sylfaen" w:hAnsi="Sylfaen"/>
        </w:rPr>
        <w:t xml:space="preserve"> </w:t>
      </w:r>
      <w:r w:rsidR="00B45A2A" w:rsidRPr="009F0EE4">
        <w:rPr>
          <w:rFonts w:ascii="Sylfaen" w:hAnsi="Sylfaen" w:cs="Sylfaen"/>
        </w:rPr>
        <w:t>პროექტის</w:t>
      </w:r>
      <w:r w:rsidR="00B45A2A" w:rsidRPr="009F0EE4">
        <w:rPr>
          <w:rFonts w:ascii="Sylfaen" w:hAnsi="Sylfaen"/>
        </w:rPr>
        <w:t xml:space="preserve"> </w:t>
      </w:r>
      <w:r w:rsidR="00B45A2A" w:rsidRPr="009F0EE4">
        <w:rPr>
          <w:rFonts w:ascii="Sylfaen" w:hAnsi="Sylfaen" w:cs="Sylfaen"/>
        </w:rPr>
        <w:t>მიხედვით</w:t>
      </w:r>
      <w:r w:rsidR="00B45A2A" w:rsidRPr="009F0EE4">
        <w:rPr>
          <w:rFonts w:ascii="Sylfaen" w:hAnsi="Sylfaen"/>
        </w:rPr>
        <w:t xml:space="preserve">), </w:t>
      </w:r>
      <w:r w:rsidR="00F07EE5" w:rsidRPr="009F0EE4">
        <w:rPr>
          <w:rFonts w:ascii="Sylfaen" w:hAnsi="Sylfaen" w:cs="Sylfaen"/>
        </w:rPr>
        <w:t>ხოლო</w:t>
      </w:r>
      <w:r w:rsidR="00F07EE5" w:rsidRPr="009F0EE4">
        <w:rPr>
          <w:rFonts w:ascii="Sylfaen" w:hAnsi="Sylfaen"/>
        </w:rPr>
        <w:t xml:space="preserve"> </w:t>
      </w:r>
      <w:r w:rsidR="002E17BB" w:rsidRPr="009F0EE4">
        <w:rPr>
          <w:rFonts w:ascii="Sylfaen" w:hAnsi="Sylfaen" w:cs="Sylfaen"/>
        </w:rPr>
        <w:t>ასეთის</w:t>
      </w:r>
      <w:r w:rsidR="002E17BB" w:rsidRPr="009F0EE4">
        <w:rPr>
          <w:rFonts w:ascii="Sylfaen" w:hAnsi="Sylfaen"/>
        </w:rPr>
        <w:t xml:space="preserve"> </w:t>
      </w:r>
      <w:r w:rsidR="00B45A2A" w:rsidRPr="009F0EE4">
        <w:rPr>
          <w:rFonts w:ascii="Sylfaen" w:hAnsi="Sylfaen" w:cs="Sylfaen"/>
        </w:rPr>
        <w:t>არ</w:t>
      </w:r>
      <w:r w:rsidR="002E17BB" w:rsidRPr="009F0EE4">
        <w:rPr>
          <w:rFonts w:ascii="Sylfaen" w:hAnsi="Sylfaen" w:cs="Sylfaen"/>
        </w:rPr>
        <w:t>არსებობის</w:t>
      </w:r>
      <w:r w:rsidR="002E17BB" w:rsidRPr="009F0EE4">
        <w:rPr>
          <w:rFonts w:ascii="Sylfaen" w:hAnsi="Sylfaen"/>
        </w:rPr>
        <w:t xml:space="preserve"> </w:t>
      </w:r>
      <w:r w:rsidR="002E17BB" w:rsidRPr="009F0EE4">
        <w:rPr>
          <w:rFonts w:ascii="Sylfaen" w:hAnsi="Sylfaen" w:cs="Sylfaen"/>
        </w:rPr>
        <w:t>შემთხვევაში</w:t>
      </w:r>
      <w:r w:rsidR="00F07EE5" w:rsidRPr="009F0EE4">
        <w:rPr>
          <w:rFonts w:ascii="Sylfaen" w:hAnsi="Sylfaen"/>
        </w:rPr>
        <w:t xml:space="preserve"> </w:t>
      </w:r>
      <w:r w:rsidR="00455B01">
        <w:rPr>
          <w:rFonts w:ascii="Sylfaen" w:hAnsi="Sylfaen"/>
        </w:rPr>
        <w:t>–</w:t>
      </w:r>
      <w:r w:rsidR="00F07EE5" w:rsidRPr="009F0EE4">
        <w:rPr>
          <w:rFonts w:ascii="Sylfaen" w:hAnsi="Sylfaen"/>
        </w:rPr>
        <w:t xml:space="preserve"> </w:t>
      </w:r>
      <w:r w:rsidR="00F07EE5" w:rsidRPr="009F0EE4">
        <w:rPr>
          <w:rFonts w:ascii="Sylfaen" w:hAnsi="Sylfaen" w:cs="Sylfaen"/>
        </w:rPr>
        <w:t>შესაბამისი</w:t>
      </w:r>
      <w:r w:rsidR="00B45A2A" w:rsidRPr="009F0EE4">
        <w:rPr>
          <w:rFonts w:ascii="Sylfaen" w:hAnsi="Sylfaen"/>
        </w:rPr>
        <w:t xml:space="preserve"> </w:t>
      </w:r>
      <w:r w:rsidR="00F07EE5" w:rsidRPr="009F0EE4">
        <w:rPr>
          <w:rFonts w:ascii="Sylfaen" w:hAnsi="Sylfaen" w:cs="Sylfaen"/>
        </w:rPr>
        <w:t>რეგისტრირებული</w:t>
      </w:r>
      <w:r w:rsidR="00F07EE5" w:rsidRPr="009F0EE4">
        <w:rPr>
          <w:rFonts w:ascii="Sylfaen" w:hAnsi="Sylfaen"/>
        </w:rPr>
        <w:t xml:space="preserve"> </w:t>
      </w:r>
      <w:r w:rsidR="00B45A2A" w:rsidRPr="009F0EE4">
        <w:rPr>
          <w:rFonts w:ascii="Sylfaen" w:hAnsi="Sylfaen" w:cs="Sylfaen"/>
        </w:rPr>
        <w:t>შენობის</w:t>
      </w:r>
      <w:r w:rsidR="00B45A2A" w:rsidRPr="009F0EE4">
        <w:rPr>
          <w:rFonts w:ascii="Sylfaen" w:hAnsi="Sylfaen"/>
        </w:rPr>
        <w:t xml:space="preserve"> </w:t>
      </w:r>
      <w:r w:rsidR="00B45A2A" w:rsidRPr="009F0EE4">
        <w:rPr>
          <w:rFonts w:ascii="Sylfaen" w:hAnsi="Sylfaen" w:cs="Sylfaen"/>
        </w:rPr>
        <w:t>კონტურ</w:t>
      </w:r>
      <w:r w:rsidR="00F07EE5" w:rsidRPr="009F0EE4">
        <w:rPr>
          <w:rFonts w:ascii="Sylfaen" w:hAnsi="Sylfaen" w:cs="Sylfaen"/>
        </w:rPr>
        <w:t>ზე</w:t>
      </w:r>
      <w:r w:rsidR="00455B01">
        <w:rPr>
          <w:rFonts w:ascii="Sylfaen" w:hAnsi="Sylfaen"/>
          <w:lang w:val="ka-GE"/>
        </w:rPr>
        <w:t>, შემდეგი ნიმუშების მიხედვით:</w:t>
      </w:r>
    </w:p>
    <w:p w14:paraId="3926B277" w14:textId="77777777" w:rsidR="008060CB" w:rsidRPr="00091F30" w:rsidRDefault="00455B01" w:rsidP="00455B01">
      <w:pPr>
        <w:pStyle w:val="NoSpacing"/>
        <w:spacing w:line="276" w:lineRule="auto"/>
        <w:ind w:firstLine="540"/>
        <w:jc w:val="both"/>
        <w:rPr>
          <w:rFonts w:ascii="Sylfaen" w:hAnsi="Sylfaen"/>
          <w:lang w:val="ka-GE"/>
        </w:rPr>
      </w:pPr>
      <w:r w:rsidRPr="00091F30">
        <w:rPr>
          <w:rFonts w:ascii="Sylfaen" w:hAnsi="Sylfaen"/>
          <w:lang w:val="ka-GE"/>
        </w:rPr>
        <w:t xml:space="preserve">ა) </w:t>
      </w:r>
      <w:r w:rsidR="00343A92" w:rsidRPr="00091F30">
        <w:rPr>
          <w:rFonts w:ascii="Sylfaen" w:hAnsi="Sylfaen" w:cs="Sylfaen"/>
        </w:rPr>
        <w:t>მონიშვნა</w:t>
      </w:r>
      <w:r w:rsidR="00343A92" w:rsidRPr="00091F30">
        <w:rPr>
          <w:rFonts w:ascii="Sylfaen" w:hAnsi="Sylfaen"/>
        </w:rPr>
        <w:t xml:space="preserve"> </w:t>
      </w:r>
      <w:r w:rsidR="00343A92" w:rsidRPr="00091F30">
        <w:rPr>
          <w:rFonts w:ascii="Sylfaen" w:hAnsi="Sylfaen" w:cs="Sylfaen"/>
        </w:rPr>
        <w:t>ტექ</w:t>
      </w:r>
      <w:r w:rsidR="00F07EE5" w:rsidRPr="00091F30">
        <w:rPr>
          <w:rFonts w:ascii="Sylfaen" w:hAnsi="Sylfaen" w:cs="Sylfaen"/>
        </w:rPr>
        <w:t>ნიკური</w:t>
      </w:r>
      <w:r w:rsidR="00F07EE5" w:rsidRPr="00091F30">
        <w:rPr>
          <w:rFonts w:ascii="Sylfaen" w:hAnsi="Sylfaen"/>
        </w:rPr>
        <w:t xml:space="preserve"> </w:t>
      </w:r>
      <w:r w:rsidR="00F162BC" w:rsidRPr="00091F30">
        <w:rPr>
          <w:rFonts w:ascii="Sylfaen" w:hAnsi="Sylfaen" w:cs="Sylfaen"/>
        </w:rPr>
        <w:t>ინვენტარიზაციის</w:t>
      </w:r>
      <w:r w:rsidR="00F162BC" w:rsidRPr="00091F30">
        <w:rPr>
          <w:rFonts w:ascii="Sylfaen" w:hAnsi="Sylfaen"/>
        </w:rPr>
        <w:t xml:space="preserve"> </w:t>
      </w:r>
      <w:r w:rsidR="00343A92" w:rsidRPr="00091F30">
        <w:rPr>
          <w:rFonts w:ascii="Sylfaen" w:hAnsi="Sylfaen" w:cs="Sylfaen"/>
        </w:rPr>
        <w:t>არქივში</w:t>
      </w:r>
      <w:r w:rsidR="00343A92" w:rsidRPr="00091F30">
        <w:rPr>
          <w:rFonts w:ascii="Sylfaen" w:hAnsi="Sylfaen"/>
        </w:rPr>
        <w:t xml:space="preserve"> </w:t>
      </w:r>
      <w:r w:rsidR="00343A92" w:rsidRPr="00091F30">
        <w:rPr>
          <w:rFonts w:ascii="Sylfaen" w:hAnsi="Sylfaen" w:cs="Sylfaen"/>
        </w:rPr>
        <w:t>დაცულ</w:t>
      </w:r>
      <w:r w:rsidR="00343A92" w:rsidRPr="00091F30">
        <w:rPr>
          <w:rFonts w:ascii="Sylfaen" w:hAnsi="Sylfaen"/>
        </w:rPr>
        <w:t xml:space="preserve"> </w:t>
      </w:r>
      <w:r w:rsidR="00F07EE5" w:rsidRPr="00091F30">
        <w:rPr>
          <w:rFonts w:ascii="Sylfaen" w:hAnsi="Sylfaen" w:cs="Sylfaen"/>
        </w:rPr>
        <w:t>შენობის</w:t>
      </w:r>
      <w:r w:rsidR="00F07EE5" w:rsidRPr="00091F30">
        <w:rPr>
          <w:rFonts w:ascii="Sylfaen" w:hAnsi="Sylfaen"/>
        </w:rPr>
        <w:t xml:space="preserve"> </w:t>
      </w:r>
      <w:r w:rsidR="00F07EE5" w:rsidRPr="00091F30">
        <w:rPr>
          <w:rFonts w:ascii="Sylfaen" w:hAnsi="Sylfaen" w:cs="Sylfaen"/>
        </w:rPr>
        <w:t>სართულებრივ</w:t>
      </w:r>
      <w:r w:rsidR="00F07EE5" w:rsidRPr="00091F30">
        <w:rPr>
          <w:rFonts w:ascii="Sylfaen" w:hAnsi="Sylfaen"/>
        </w:rPr>
        <w:t xml:space="preserve"> </w:t>
      </w:r>
      <w:r w:rsidR="00F07EE5" w:rsidRPr="00091F30">
        <w:rPr>
          <w:rFonts w:ascii="Sylfaen" w:hAnsi="Sylfaen" w:cs="Sylfaen"/>
        </w:rPr>
        <w:t>გეგმაზე</w:t>
      </w:r>
      <w:r w:rsidRPr="00091F30">
        <w:rPr>
          <w:rFonts w:ascii="Sylfaen" w:hAnsi="Sylfaen"/>
          <w:lang w:val="ka-GE"/>
        </w:rPr>
        <w:t>:</w:t>
      </w:r>
    </w:p>
    <w:p w14:paraId="1C996044" w14:textId="77777777" w:rsidR="00343A92" w:rsidRPr="00091F30" w:rsidRDefault="002468CA" w:rsidP="009F0EE4">
      <w:pPr>
        <w:pStyle w:val="NoSpacing"/>
        <w:spacing w:line="276" w:lineRule="auto"/>
        <w:jc w:val="both"/>
        <w:rPr>
          <w:rFonts w:ascii="Sylfaen" w:hAnsi="Sylfaen"/>
        </w:rPr>
      </w:pPr>
      <w:r w:rsidRPr="002A296E">
        <w:rPr>
          <w:rFonts w:ascii="Sylfaen" w:hAnsi="Sylfaen"/>
          <w:noProof/>
        </w:rPr>
        <w:drawing>
          <wp:inline distT="0" distB="0" distL="0" distR="0" wp14:anchorId="5DCC0232" wp14:editId="03325A25">
            <wp:extent cx="6391275" cy="2919418"/>
            <wp:effectExtent l="0" t="0" r="0" b="0"/>
            <wp:docPr id="7" name="Picture 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5872" cy="2930653"/>
                    </a:xfrm>
                    <a:prstGeom prst="rect">
                      <a:avLst/>
                    </a:prstGeom>
                    <a:noFill/>
                    <a:ln>
                      <a:noFill/>
                    </a:ln>
                  </pic:spPr>
                </pic:pic>
              </a:graphicData>
            </a:graphic>
          </wp:inline>
        </w:drawing>
      </w:r>
    </w:p>
    <w:p w14:paraId="430ECCCC" w14:textId="77777777" w:rsidR="00343A92" w:rsidRPr="00091F30" w:rsidRDefault="00343A92" w:rsidP="009F0EE4">
      <w:pPr>
        <w:pStyle w:val="NoSpacing"/>
        <w:spacing w:line="276" w:lineRule="auto"/>
        <w:jc w:val="both"/>
        <w:rPr>
          <w:rFonts w:ascii="Sylfaen" w:hAnsi="Sylfaen"/>
        </w:rPr>
      </w:pPr>
    </w:p>
    <w:p w14:paraId="29D37B83" w14:textId="77777777" w:rsidR="00343A92" w:rsidRPr="00455B01" w:rsidRDefault="00455B01" w:rsidP="00455B01">
      <w:pPr>
        <w:pStyle w:val="NoSpacing"/>
        <w:spacing w:line="276" w:lineRule="auto"/>
        <w:ind w:firstLine="540"/>
        <w:jc w:val="both"/>
        <w:rPr>
          <w:rFonts w:ascii="Sylfaen" w:hAnsi="Sylfaen"/>
          <w:lang w:val="ka-GE"/>
        </w:rPr>
      </w:pPr>
      <w:r w:rsidRPr="00091F30">
        <w:rPr>
          <w:rFonts w:ascii="Sylfaen" w:hAnsi="Sylfaen" w:cs="Sylfaen"/>
          <w:lang w:val="ka-GE"/>
        </w:rPr>
        <w:t xml:space="preserve">ბ) </w:t>
      </w:r>
      <w:r w:rsidR="00343A92" w:rsidRPr="00091F30">
        <w:rPr>
          <w:rFonts w:ascii="Sylfaen" w:hAnsi="Sylfaen" w:cs="Sylfaen"/>
        </w:rPr>
        <w:t>მონიშვნა</w:t>
      </w:r>
      <w:r w:rsidR="00343A92" w:rsidRPr="00091F30">
        <w:rPr>
          <w:rFonts w:ascii="Sylfaen" w:hAnsi="Sylfaen"/>
        </w:rPr>
        <w:t xml:space="preserve"> </w:t>
      </w:r>
      <w:r w:rsidR="00343A92" w:rsidRPr="00091F30">
        <w:rPr>
          <w:rFonts w:ascii="Sylfaen" w:hAnsi="Sylfaen" w:cs="Sylfaen"/>
        </w:rPr>
        <w:t>სამშენებლო</w:t>
      </w:r>
      <w:r w:rsidR="00343A92" w:rsidRPr="00091F30">
        <w:rPr>
          <w:rFonts w:ascii="Sylfaen" w:hAnsi="Sylfaen"/>
        </w:rPr>
        <w:t xml:space="preserve"> </w:t>
      </w:r>
      <w:r w:rsidR="00343A92" w:rsidRPr="00091F30">
        <w:rPr>
          <w:rFonts w:ascii="Sylfaen" w:hAnsi="Sylfaen" w:cs="Sylfaen"/>
        </w:rPr>
        <w:t>პროექტზე</w:t>
      </w:r>
      <w:r w:rsidRPr="00091F30">
        <w:rPr>
          <w:rFonts w:ascii="Sylfaen" w:hAnsi="Sylfaen"/>
          <w:lang w:val="ka-GE"/>
        </w:rPr>
        <w:t>:</w:t>
      </w:r>
    </w:p>
    <w:p w14:paraId="31361C6B" w14:textId="77777777" w:rsidR="00D16543" w:rsidRPr="009F0EE4" w:rsidRDefault="002468CA" w:rsidP="009F0EE4">
      <w:pPr>
        <w:pStyle w:val="NoSpacing"/>
        <w:spacing w:line="276" w:lineRule="auto"/>
        <w:jc w:val="both"/>
        <w:rPr>
          <w:rFonts w:ascii="Sylfaen" w:hAnsi="Sylfaen"/>
        </w:rPr>
      </w:pPr>
      <w:r w:rsidRPr="002A296E">
        <w:rPr>
          <w:rFonts w:ascii="Sylfaen" w:hAnsi="Sylfaen"/>
          <w:noProof/>
        </w:rPr>
        <w:drawing>
          <wp:inline distT="0" distB="0" distL="0" distR="0" wp14:anchorId="3B52F20E" wp14:editId="4F2AF056">
            <wp:extent cx="6533637" cy="4714875"/>
            <wp:effectExtent l="0" t="0" r="635" b="0"/>
            <wp:docPr id="9" name="Picture 9" descr="Sida_azomviti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ida_azomviti_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7059" cy="4731777"/>
                    </a:xfrm>
                    <a:prstGeom prst="rect">
                      <a:avLst/>
                    </a:prstGeom>
                    <a:noFill/>
                    <a:ln>
                      <a:noFill/>
                    </a:ln>
                  </pic:spPr>
                </pic:pic>
              </a:graphicData>
            </a:graphic>
          </wp:inline>
        </w:drawing>
      </w:r>
    </w:p>
    <w:p w14:paraId="7A2A829D" w14:textId="77777777" w:rsidR="002A296E" w:rsidRDefault="002A296E" w:rsidP="001C53C4">
      <w:pPr>
        <w:pStyle w:val="NoSpacing"/>
        <w:spacing w:line="276" w:lineRule="auto"/>
        <w:ind w:firstLine="540"/>
        <w:jc w:val="both"/>
        <w:rPr>
          <w:rFonts w:ascii="Sylfaen" w:hAnsi="Sylfaen" w:cs="Sylfaen"/>
          <w:lang w:val="ka-GE"/>
        </w:rPr>
      </w:pPr>
    </w:p>
    <w:p w14:paraId="554D69D5" w14:textId="3DB8EB5F" w:rsidR="004065EA" w:rsidRPr="00455B01" w:rsidRDefault="00C274F7" w:rsidP="001C53C4">
      <w:pPr>
        <w:pStyle w:val="NoSpacing"/>
        <w:spacing w:line="276" w:lineRule="auto"/>
        <w:ind w:firstLine="540"/>
        <w:jc w:val="both"/>
        <w:rPr>
          <w:rFonts w:ascii="Sylfaen" w:hAnsi="Sylfaen"/>
          <w:lang w:val="ka-GE"/>
        </w:rPr>
      </w:pPr>
      <w:r w:rsidRPr="002A296E">
        <w:rPr>
          <w:rFonts w:ascii="Sylfaen" w:hAnsi="Sylfaen" w:cs="Sylfaen"/>
          <w:lang w:val="ka-GE"/>
        </w:rPr>
        <w:lastRenderedPageBreak/>
        <w:t>3</w:t>
      </w:r>
      <w:r w:rsidR="003B5FCC" w:rsidRPr="002A296E">
        <w:rPr>
          <w:rFonts w:ascii="Sylfaen" w:hAnsi="Sylfaen" w:cs="Sylfaen"/>
          <w:lang w:val="ka-GE"/>
        </w:rPr>
        <w:t>.</w:t>
      </w:r>
      <w:r w:rsidR="00455B01" w:rsidRPr="002A296E">
        <w:rPr>
          <w:rFonts w:ascii="Sylfaen" w:hAnsi="Sylfaen" w:cs="Sylfaen"/>
          <w:lang w:val="ka-GE"/>
        </w:rPr>
        <w:t xml:space="preserve"> </w:t>
      </w:r>
      <w:r w:rsidR="004065EA" w:rsidRPr="002A296E">
        <w:rPr>
          <w:rFonts w:ascii="Sylfaen" w:hAnsi="Sylfaen" w:cs="Sylfaen"/>
        </w:rPr>
        <w:t>შიდა</w:t>
      </w:r>
      <w:r w:rsidR="004065EA" w:rsidRPr="002A296E">
        <w:rPr>
          <w:rFonts w:ascii="Sylfaen" w:hAnsi="Sylfaen"/>
        </w:rPr>
        <w:t xml:space="preserve"> </w:t>
      </w:r>
      <w:r w:rsidR="004065EA" w:rsidRPr="002A296E">
        <w:rPr>
          <w:rFonts w:ascii="Sylfaen" w:hAnsi="Sylfaen" w:cs="Sylfaen"/>
        </w:rPr>
        <w:t>აზომვითი</w:t>
      </w:r>
      <w:r w:rsidR="004065EA" w:rsidRPr="002A296E">
        <w:rPr>
          <w:rFonts w:ascii="Sylfaen" w:hAnsi="Sylfaen"/>
        </w:rPr>
        <w:t xml:space="preserve"> </w:t>
      </w:r>
      <w:r w:rsidR="004065EA" w:rsidRPr="002A296E">
        <w:rPr>
          <w:rFonts w:ascii="Sylfaen" w:hAnsi="Sylfaen" w:cs="Sylfaen"/>
        </w:rPr>
        <w:t>ნახაზი</w:t>
      </w:r>
      <w:r w:rsidR="00455B01" w:rsidRPr="002A296E">
        <w:rPr>
          <w:rFonts w:ascii="Sylfaen" w:hAnsi="Sylfaen" w:cs="Sylfaen"/>
          <w:lang w:val="ka-GE"/>
        </w:rPr>
        <w:t xml:space="preserve"> </w:t>
      </w:r>
      <w:r w:rsidR="00091F30" w:rsidRPr="002A296E">
        <w:rPr>
          <w:rFonts w:ascii="Sylfaen" w:hAnsi="Sylfaen" w:cs="Sylfaen"/>
          <w:lang w:val="ka-GE"/>
        </w:rPr>
        <w:t xml:space="preserve">უნდა </w:t>
      </w:r>
      <w:r w:rsidR="00455B01" w:rsidRPr="002A296E">
        <w:rPr>
          <w:rFonts w:ascii="Sylfaen" w:hAnsi="Sylfaen" w:cs="Sylfaen"/>
          <w:lang w:val="ka-GE"/>
        </w:rPr>
        <w:t>შესრულ</w:t>
      </w:r>
      <w:r w:rsidR="00091F30" w:rsidRPr="002A296E">
        <w:rPr>
          <w:rFonts w:ascii="Sylfaen" w:hAnsi="Sylfaen" w:cs="Sylfaen"/>
          <w:lang w:val="ka-GE"/>
        </w:rPr>
        <w:t>დეს შემდეგი სახით</w:t>
      </w:r>
      <w:r w:rsidR="00455B01" w:rsidRPr="002A296E">
        <w:rPr>
          <w:rFonts w:ascii="Sylfaen" w:hAnsi="Sylfaen" w:cs="Sylfaen"/>
          <w:lang w:val="ka-GE"/>
        </w:rPr>
        <w:t>:</w:t>
      </w:r>
    </w:p>
    <w:p w14:paraId="15E1E281" w14:textId="77777777" w:rsidR="001615F4" w:rsidRPr="009F0EE4" w:rsidRDefault="002468CA" w:rsidP="009F0EE4">
      <w:pPr>
        <w:pStyle w:val="NoSpacing"/>
        <w:spacing w:line="276" w:lineRule="auto"/>
        <w:jc w:val="both"/>
        <w:rPr>
          <w:rFonts w:ascii="Sylfaen" w:hAnsi="Sylfaen"/>
        </w:rPr>
      </w:pPr>
      <w:r w:rsidRPr="009F0EE4">
        <w:rPr>
          <w:rFonts w:ascii="Sylfaen" w:hAnsi="Sylfaen"/>
          <w:noProof/>
        </w:rPr>
        <w:drawing>
          <wp:anchor distT="0" distB="0" distL="114300" distR="114300" simplePos="0" relativeHeight="251656704" behindDoc="1" locked="0" layoutInCell="1" allowOverlap="1" wp14:anchorId="071D78B8" wp14:editId="10ACF04E">
            <wp:simplePos x="0" y="0"/>
            <wp:positionH relativeFrom="column">
              <wp:posOffset>635</wp:posOffset>
            </wp:positionH>
            <wp:positionV relativeFrom="paragraph">
              <wp:posOffset>85725</wp:posOffset>
            </wp:positionV>
            <wp:extent cx="6395720" cy="3308350"/>
            <wp:effectExtent l="0" t="0" r="0" b="0"/>
            <wp:wrapNone/>
            <wp:docPr id="1" name="Picture 17" descr="შაბლონ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შაბლონი"/>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5720" cy="330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B2557" w14:textId="77777777" w:rsidR="001615F4" w:rsidRPr="009F0EE4" w:rsidRDefault="001615F4" w:rsidP="009F0EE4">
      <w:pPr>
        <w:pStyle w:val="NoSpacing"/>
        <w:spacing w:line="276" w:lineRule="auto"/>
        <w:jc w:val="both"/>
        <w:rPr>
          <w:rFonts w:ascii="Sylfaen" w:hAnsi="Sylfaen"/>
        </w:rPr>
      </w:pPr>
    </w:p>
    <w:p w14:paraId="4794301B" w14:textId="77777777" w:rsidR="001615F4" w:rsidRPr="009F0EE4" w:rsidRDefault="001615F4" w:rsidP="009F0EE4">
      <w:pPr>
        <w:pStyle w:val="NoSpacing"/>
        <w:spacing w:line="276" w:lineRule="auto"/>
        <w:jc w:val="both"/>
        <w:rPr>
          <w:rFonts w:ascii="Sylfaen" w:hAnsi="Sylfaen"/>
        </w:rPr>
      </w:pPr>
    </w:p>
    <w:p w14:paraId="1B0649D0" w14:textId="77777777" w:rsidR="001615F4" w:rsidRPr="009F0EE4" w:rsidRDefault="001615F4" w:rsidP="009F0EE4">
      <w:pPr>
        <w:pStyle w:val="NoSpacing"/>
        <w:spacing w:line="276" w:lineRule="auto"/>
        <w:jc w:val="both"/>
        <w:rPr>
          <w:rFonts w:ascii="Sylfaen" w:hAnsi="Sylfaen"/>
        </w:rPr>
      </w:pPr>
    </w:p>
    <w:p w14:paraId="5B4A6769" w14:textId="77777777" w:rsidR="001615F4" w:rsidRPr="009F0EE4" w:rsidRDefault="001615F4" w:rsidP="009F0EE4">
      <w:pPr>
        <w:pStyle w:val="NoSpacing"/>
        <w:spacing w:line="276" w:lineRule="auto"/>
        <w:jc w:val="both"/>
        <w:rPr>
          <w:rFonts w:ascii="Sylfaen" w:hAnsi="Sylfaen"/>
        </w:rPr>
      </w:pPr>
    </w:p>
    <w:p w14:paraId="506DFF7C" w14:textId="77777777" w:rsidR="001615F4" w:rsidRPr="009F0EE4" w:rsidRDefault="001615F4" w:rsidP="009F0EE4">
      <w:pPr>
        <w:pStyle w:val="NoSpacing"/>
        <w:spacing w:line="276" w:lineRule="auto"/>
        <w:jc w:val="both"/>
        <w:rPr>
          <w:rFonts w:ascii="Sylfaen" w:hAnsi="Sylfaen"/>
        </w:rPr>
      </w:pPr>
    </w:p>
    <w:p w14:paraId="26EF17CF" w14:textId="77777777" w:rsidR="001615F4" w:rsidRPr="009F0EE4" w:rsidRDefault="001615F4" w:rsidP="009F0EE4">
      <w:pPr>
        <w:pStyle w:val="NoSpacing"/>
        <w:spacing w:line="276" w:lineRule="auto"/>
        <w:jc w:val="both"/>
        <w:rPr>
          <w:rFonts w:ascii="Sylfaen" w:hAnsi="Sylfaen"/>
        </w:rPr>
      </w:pPr>
    </w:p>
    <w:p w14:paraId="3D7118EC" w14:textId="77777777" w:rsidR="001615F4" w:rsidRPr="009F0EE4" w:rsidRDefault="001615F4" w:rsidP="009F0EE4">
      <w:pPr>
        <w:pStyle w:val="NoSpacing"/>
        <w:spacing w:line="276" w:lineRule="auto"/>
        <w:jc w:val="both"/>
        <w:rPr>
          <w:rFonts w:ascii="Sylfaen" w:hAnsi="Sylfaen"/>
        </w:rPr>
      </w:pPr>
    </w:p>
    <w:p w14:paraId="36D5DC78" w14:textId="77777777" w:rsidR="001615F4" w:rsidRPr="009F0EE4" w:rsidRDefault="001615F4" w:rsidP="009F0EE4">
      <w:pPr>
        <w:pStyle w:val="NoSpacing"/>
        <w:spacing w:line="276" w:lineRule="auto"/>
        <w:jc w:val="both"/>
        <w:rPr>
          <w:rFonts w:ascii="Sylfaen" w:hAnsi="Sylfaen"/>
        </w:rPr>
      </w:pPr>
    </w:p>
    <w:p w14:paraId="4577AD0D" w14:textId="77777777" w:rsidR="001615F4" w:rsidRPr="009F0EE4" w:rsidRDefault="001615F4" w:rsidP="009F0EE4">
      <w:pPr>
        <w:pStyle w:val="NoSpacing"/>
        <w:spacing w:line="276" w:lineRule="auto"/>
        <w:jc w:val="both"/>
        <w:rPr>
          <w:rFonts w:ascii="Sylfaen" w:hAnsi="Sylfaen"/>
        </w:rPr>
      </w:pPr>
    </w:p>
    <w:p w14:paraId="1B36B42D" w14:textId="77777777" w:rsidR="00863947" w:rsidRPr="009F0EE4" w:rsidRDefault="00863947" w:rsidP="009F0EE4">
      <w:pPr>
        <w:pStyle w:val="NoSpacing"/>
        <w:spacing w:line="276" w:lineRule="auto"/>
        <w:jc w:val="both"/>
        <w:rPr>
          <w:rFonts w:ascii="Sylfaen" w:hAnsi="Sylfaen"/>
        </w:rPr>
      </w:pPr>
    </w:p>
    <w:p w14:paraId="1CAADDC5" w14:textId="77777777" w:rsidR="00863947" w:rsidRPr="009F0EE4" w:rsidRDefault="00863947" w:rsidP="009F0EE4">
      <w:pPr>
        <w:pStyle w:val="NoSpacing"/>
        <w:spacing w:line="276" w:lineRule="auto"/>
        <w:jc w:val="both"/>
        <w:rPr>
          <w:rFonts w:ascii="Sylfaen" w:hAnsi="Sylfaen"/>
        </w:rPr>
      </w:pPr>
    </w:p>
    <w:p w14:paraId="620A839D" w14:textId="77777777" w:rsidR="00863947" w:rsidRPr="009F0EE4" w:rsidRDefault="00863947" w:rsidP="009F0EE4">
      <w:pPr>
        <w:pStyle w:val="NoSpacing"/>
        <w:spacing w:line="276" w:lineRule="auto"/>
        <w:jc w:val="both"/>
        <w:rPr>
          <w:rFonts w:ascii="Sylfaen" w:hAnsi="Sylfaen"/>
        </w:rPr>
      </w:pPr>
    </w:p>
    <w:p w14:paraId="48680EF4" w14:textId="77777777" w:rsidR="00863947" w:rsidRPr="009F0EE4" w:rsidRDefault="00863947" w:rsidP="009F0EE4">
      <w:pPr>
        <w:pStyle w:val="NoSpacing"/>
        <w:spacing w:line="276" w:lineRule="auto"/>
        <w:jc w:val="both"/>
        <w:rPr>
          <w:rFonts w:ascii="Sylfaen" w:hAnsi="Sylfaen"/>
        </w:rPr>
      </w:pPr>
    </w:p>
    <w:p w14:paraId="5B127637" w14:textId="77777777" w:rsidR="00863947" w:rsidRPr="009F0EE4" w:rsidRDefault="00863947" w:rsidP="009F0EE4">
      <w:pPr>
        <w:pStyle w:val="NoSpacing"/>
        <w:spacing w:line="276" w:lineRule="auto"/>
        <w:jc w:val="both"/>
        <w:rPr>
          <w:rFonts w:ascii="Sylfaen" w:hAnsi="Sylfaen"/>
        </w:rPr>
      </w:pPr>
    </w:p>
    <w:p w14:paraId="6E4DF212" w14:textId="77777777" w:rsidR="00863947" w:rsidRPr="009F0EE4" w:rsidRDefault="00863947" w:rsidP="009F0EE4">
      <w:pPr>
        <w:pStyle w:val="NoSpacing"/>
        <w:spacing w:line="276" w:lineRule="auto"/>
        <w:jc w:val="both"/>
        <w:rPr>
          <w:rFonts w:ascii="Sylfaen" w:hAnsi="Sylfaen"/>
        </w:rPr>
      </w:pPr>
    </w:p>
    <w:p w14:paraId="3F4C916D" w14:textId="77777777" w:rsidR="00863947" w:rsidRPr="009F0EE4" w:rsidRDefault="00863947" w:rsidP="009F0EE4">
      <w:pPr>
        <w:pStyle w:val="NoSpacing"/>
        <w:spacing w:line="276" w:lineRule="auto"/>
        <w:jc w:val="both"/>
        <w:rPr>
          <w:rFonts w:ascii="Sylfaen" w:hAnsi="Sylfaen"/>
        </w:rPr>
      </w:pPr>
    </w:p>
    <w:p w14:paraId="7773EA38" w14:textId="5A8FCE26" w:rsidR="008060CB" w:rsidRPr="00455B01" w:rsidRDefault="00C274F7" w:rsidP="001C53C4">
      <w:pPr>
        <w:pStyle w:val="NoSpacing"/>
        <w:spacing w:line="276" w:lineRule="auto"/>
        <w:ind w:firstLine="540"/>
        <w:jc w:val="both"/>
        <w:rPr>
          <w:rFonts w:ascii="Sylfaen" w:hAnsi="Sylfaen"/>
        </w:rPr>
      </w:pPr>
      <w:r>
        <w:rPr>
          <w:rFonts w:ascii="Sylfaen" w:hAnsi="Sylfaen" w:cs="Sylfaen"/>
          <w:lang w:val="ka-GE"/>
        </w:rPr>
        <w:t>4</w:t>
      </w:r>
      <w:r w:rsidR="00455B01" w:rsidRPr="00E33468">
        <w:rPr>
          <w:rFonts w:ascii="Sylfaen" w:hAnsi="Sylfaen" w:cs="Sylfaen"/>
          <w:lang w:val="ka-GE"/>
        </w:rPr>
        <w:t>.</w:t>
      </w:r>
      <w:r w:rsidR="00455B01" w:rsidRPr="00455B01">
        <w:rPr>
          <w:rFonts w:ascii="Sylfaen" w:hAnsi="Sylfaen" w:cs="Sylfaen"/>
          <w:lang w:val="ka-GE"/>
        </w:rPr>
        <w:t xml:space="preserve"> </w:t>
      </w:r>
      <w:r w:rsidR="004708B7" w:rsidRPr="00455B01">
        <w:rPr>
          <w:rFonts w:ascii="Sylfaen" w:hAnsi="Sylfaen" w:cs="Sylfaen"/>
        </w:rPr>
        <w:t>შიდა</w:t>
      </w:r>
      <w:r w:rsidR="004708B7" w:rsidRPr="00455B01">
        <w:rPr>
          <w:rFonts w:ascii="Sylfaen" w:hAnsi="Sylfaen"/>
        </w:rPr>
        <w:t xml:space="preserve"> </w:t>
      </w:r>
      <w:r w:rsidR="004708B7" w:rsidRPr="00455B01">
        <w:rPr>
          <w:rFonts w:ascii="Sylfaen" w:hAnsi="Sylfaen" w:cs="Sylfaen"/>
        </w:rPr>
        <w:t>აზომვით</w:t>
      </w:r>
      <w:r w:rsidR="00B47C60" w:rsidRPr="00455B01">
        <w:rPr>
          <w:rFonts w:ascii="Sylfaen" w:hAnsi="Sylfaen"/>
        </w:rPr>
        <w:t xml:space="preserve"> </w:t>
      </w:r>
      <w:r w:rsidR="00B47C60" w:rsidRPr="00455B01">
        <w:rPr>
          <w:rFonts w:ascii="Sylfaen" w:hAnsi="Sylfaen" w:cs="Sylfaen"/>
        </w:rPr>
        <w:t>ნახაზზე</w:t>
      </w:r>
      <w:r w:rsidR="00B47C60" w:rsidRPr="00455B01">
        <w:rPr>
          <w:rFonts w:ascii="Sylfaen" w:hAnsi="Sylfaen"/>
        </w:rPr>
        <w:t xml:space="preserve"> </w:t>
      </w:r>
      <w:r w:rsidR="00B47C60" w:rsidRPr="00455B01">
        <w:rPr>
          <w:rFonts w:ascii="Sylfaen" w:hAnsi="Sylfaen" w:cs="Sylfaen"/>
        </w:rPr>
        <w:t>უნდა</w:t>
      </w:r>
      <w:r w:rsidR="00B47C60" w:rsidRPr="00455B01">
        <w:rPr>
          <w:rFonts w:ascii="Sylfaen" w:hAnsi="Sylfaen"/>
        </w:rPr>
        <w:t xml:space="preserve"> </w:t>
      </w:r>
      <w:r w:rsidR="00B47C60" w:rsidRPr="00455B01">
        <w:rPr>
          <w:rFonts w:ascii="Sylfaen" w:hAnsi="Sylfaen" w:cs="Sylfaen"/>
        </w:rPr>
        <w:t>მოინიშნოს</w:t>
      </w:r>
      <w:r w:rsidR="00B47C60" w:rsidRPr="00455B01">
        <w:rPr>
          <w:rFonts w:ascii="Sylfaen" w:hAnsi="Sylfaen"/>
        </w:rPr>
        <w:t xml:space="preserve"> </w:t>
      </w:r>
      <w:r w:rsidR="00B47C60" w:rsidRPr="00455B01">
        <w:rPr>
          <w:rFonts w:ascii="Sylfaen" w:hAnsi="Sylfaen" w:cs="Sylfaen"/>
        </w:rPr>
        <w:t>შენობა</w:t>
      </w:r>
      <w:r w:rsidR="00B47C60" w:rsidRPr="00455B01">
        <w:rPr>
          <w:rFonts w:ascii="Sylfaen" w:hAnsi="Sylfaen"/>
        </w:rPr>
        <w:t>-</w:t>
      </w:r>
      <w:r w:rsidR="00B47C60" w:rsidRPr="00455B01">
        <w:rPr>
          <w:rFonts w:ascii="Sylfaen" w:hAnsi="Sylfaen" w:cs="Sylfaen"/>
        </w:rPr>
        <w:t>ნაგებობის</w:t>
      </w:r>
      <w:r w:rsidR="00B47C60" w:rsidRPr="00455B01">
        <w:rPr>
          <w:rFonts w:ascii="Sylfaen" w:hAnsi="Sylfaen"/>
        </w:rPr>
        <w:t xml:space="preserve"> </w:t>
      </w:r>
      <w:r w:rsidR="00B47C60" w:rsidRPr="00455B01">
        <w:rPr>
          <w:rFonts w:ascii="Sylfaen" w:hAnsi="Sylfaen" w:cs="Sylfaen"/>
        </w:rPr>
        <w:t>ერთეულის</w:t>
      </w:r>
      <w:r w:rsidR="00B47C60" w:rsidRPr="00455B01">
        <w:rPr>
          <w:rFonts w:ascii="Sylfaen" w:hAnsi="Sylfaen"/>
        </w:rPr>
        <w:t xml:space="preserve"> </w:t>
      </w:r>
      <w:r w:rsidR="00B47C60" w:rsidRPr="00455B01">
        <w:rPr>
          <w:rFonts w:ascii="Sylfaen" w:hAnsi="Sylfaen" w:cs="Sylfaen"/>
        </w:rPr>
        <w:t>ის</w:t>
      </w:r>
      <w:r w:rsidR="00B47C60" w:rsidRPr="00455B01">
        <w:rPr>
          <w:rFonts w:ascii="Sylfaen" w:hAnsi="Sylfaen"/>
        </w:rPr>
        <w:t xml:space="preserve"> </w:t>
      </w:r>
      <w:r w:rsidR="00B47C60" w:rsidRPr="00455B01">
        <w:rPr>
          <w:rFonts w:ascii="Sylfaen" w:hAnsi="Sylfaen" w:cs="Sylfaen"/>
        </w:rPr>
        <w:t>ნაწილი</w:t>
      </w:r>
      <w:r w:rsidR="00B47C60" w:rsidRPr="00455B01">
        <w:rPr>
          <w:rFonts w:ascii="Sylfaen" w:hAnsi="Sylfaen"/>
        </w:rPr>
        <w:t xml:space="preserve">, </w:t>
      </w:r>
      <w:r w:rsidR="00B47C60" w:rsidRPr="00455B01">
        <w:rPr>
          <w:rFonts w:ascii="Sylfaen" w:hAnsi="Sylfaen" w:cs="Sylfaen"/>
        </w:rPr>
        <w:t>რომელზეც</w:t>
      </w:r>
      <w:r w:rsidR="00B47C60" w:rsidRPr="00455B01">
        <w:rPr>
          <w:rFonts w:ascii="Sylfaen" w:hAnsi="Sylfaen"/>
        </w:rPr>
        <w:t xml:space="preserve"> </w:t>
      </w:r>
      <w:r w:rsidR="00B47C60" w:rsidRPr="00455B01">
        <w:rPr>
          <w:rFonts w:ascii="Sylfaen" w:hAnsi="Sylfaen" w:cs="Sylfaen"/>
        </w:rPr>
        <w:t>გაცემული</w:t>
      </w:r>
      <w:r w:rsidR="00B47C60" w:rsidRPr="00455B01">
        <w:rPr>
          <w:rFonts w:ascii="Sylfaen" w:hAnsi="Sylfaen"/>
        </w:rPr>
        <w:t xml:space="preserve"> </w:t>
      </w:r>
      <w:r w:rsidR="00B47C60" w:rsidRPr="00455B01">
        <w:rPr>
          <w:rFonts w:ascii="Sylfaen" w:hAnsi="Sylfaen" w:cs="Sylfaen"/>
        </w:rPr>
        <w:t>არ</w:t>
      </w:r>
      <w:r w:rsidR="00B47C60" w:rsidRPr="00455B01">
        <w:rPr>
          <w:rFonts w:ascii="Sylfaen" w:hAnsi="Sylfaen"/>
        </w:rPr>
        <w:t xml:space="preserve"> </w:t>
      </w:r>
      <w:r w:rsidR="00B47C60" w:rsidRPr="00455B01">
        <w:rPr>
          <w:rFonts w:ascii="Sylfaen" w:hAnsi="Sylfaen" w:cs="Sylfaen"/>
        </w:rPr>
        <w:t>არის</w:t>
      </w:r>
      <w:r w:rsidR="00B47C60" w:rsidRPr="00455B01">
        <w:rPr>
          <w:rFonts w:ascii="Sylfaen" w:hAnsi="Sylfaen"/>
        </w:rPr>
        <w:t xml:space="preserve"> </w:t>
      </w:r>
      <w:r w:rsidR="00B47C60" w:rsidRPr="00455B01">
        <w:rPr>
          <w:rFonts w:ascii="Sylfaen" w:hAnsi="Sylfaen" w:cs="Sylfaen"/>
        </w:rPr>
        <w:t>სამშენებლო</w:t>
      </w:r>
      <w:r w:rsidR="00B47C60" w:rsidRPr="00455B01">
        <w:rPr>
          <w:rFonts w:ascii="Sylfaen" w:hAnsi="Sylfaen"/>
        </w:rPr>
        <w:t xml:space="preserve"> </w:t>
      </w:r>
      <w:r w:rsidR="00B47C60" w:rsidRPr="00455B01">
        <w:rPr>
          <w:rFonts w:ascii="Sylfaen" w:hAnsi="Sylfaen" w:cs="Sylfaen"/>
        </w:rPr>
        <w:t>დოკუმენტაცია</w:t>
      </w:r>
      <w:r w:rsidR="00B47C60" w:rsidRPr="00455B01">
        <w:rPr>
          <w:rFonts w:ascii="Sylfaen" w:hAnsi="Sylfaen"/>
        </w:rPr>
        <w:t xml:space="preserve">, </w:t>
      </w:r>
      <w:r w:rsidR="00B47C60" w:rsidRPr="00455B01">
        <w:rPr>
          <w:rFonts w:ascii="Sylfaen" w:hAnsi="Sylfaen" w:cs="Sylfaen"/>
        </w:rPr>
        <w:t>შენობა</w:t>
      </w:r>
      <w:r w:rsidR="00B47C60" w:rsidRPr="00455B01">
        <w:rPr>
          <w:rFonts w:ascii="Sylfaen" w:hAnsi="Sylfaen"/>
        </w:rPr>
        <w:t>-</w:t>
      </w:r>
      <w:r w:rsidR="00B47C60" w:rsidRPr="00455B01">
        <w:rPr>
          <w:rFonts w:ascii="Sylfaen" w:hAnsi="Sylfaen" w:cs="Sylfaen"/>
        </w:rPr>
        <w:t>ნაგებობის</w:t>
      </w:r>
      <w:r w:rsidR="00B47C60" w:rsidRPr="00455B01">
        <w:rPr>
          <w:rFonts w:ascii="Sylfaen" w:hAnsi="Sylfaen"/>
        </w:rPr>
        <w:t xml:space="preserve"> </w:t>
      </w:r>
      <w:r w:rsidR="00B47C60" w:rsidRPr="00455B01">
        <w:rPr>
          <w:rFonts w:ascii="Sylfaen" w:hAnsi="Sylfaen" w:cs="Sylfaen"/>
        </w:rPr>
        <w:t>ვარგისად</w:t>
      </w:r>
      <w:r w:rsidR="00B47C60" w:rsidRPr="00455B01">
        <w:rPr>
          <w:rFonts w:ascii="Sylfaen" w:hAnsi="Sylfaen"/>
        </w:rPr>
        <w:t xml:space="preserve"> </w:t>
      </w:r>
      <w:r w:rsidR="00B47C60" w:rsidRPr="00455B01">
        <w:rPr>
          <w:rFonts w:ascii="Sylfaen" w:hAnsi="Sylfaen" w:cs="Sylfaen"/>
        </w:rPr>
        <w:t>აღიარების</w:t>
      </w:r>
      <w:r w:rsidR="00B47C60" w:rsidRPr="00455B01">
        <w:rPr>
          <w:rFonts w:ascii="Sylfaen" w:hAnsi="Sylfaen"/>
        </w:rPr>
        <w:t xml:space="preserve"> (</w:t>
      </w:r>
      <w:r w:rsidR="00B47C60" w:rsidRPr="00455B01">
        <w:rPr>
          <w:rFonts w:ascii="Sylfaen" w:hAnsi="Sylfaen" w:cs="Sylfaen"/>
        </w:rPr>
        <w:t>ექსპლუატაციაში</w:t>
      </w:r>
      <w:r w:rsidR="00B47C60" w:rsidRPr="00455B01">
        <w:rPr>
          <w:rFonts w:ascii="Sylfaen" w:hAnsi="Sylfaen"/>
        </w:rPr>
        <w:t xml:space="preserve"> </w:t>
      </w:r>
      <w:r w:rsidR="00B47C60" w:rsidRPr="00455B01">
        <w:rPr>
          <w:rFonts w:ascii="Sylfaen" w:hAnsi="Sylfaen" w:cs="Sylfaen"/>
        </w:rPr>
        <w:t>მიღების</w:t>
      </w:r>
      <w:r w:rsidR="00B47C60" w:rsidRPr="00455B01">
        <w:rPr>
          <w:rFonts w:ascii="Sylfaen" w:hAnsi="Sylfaen"/>
        </w:rPr>
        <w:t xml:space="preserve">) </w:t>
      </w:r>
      <w:r w:rsidR="00B47C60" w:rsidRPr="00455B01">
        <w:rPr>
          <w:rFonts w:ascii="Sylfaen" w:hAnsi="Sylfaen" w:cs="Sylfaen"/>
        </w:rPr>
        <w:t>დამადასტურებელი</w:t>
      </w:r>
      <w:r w:rsidR="00B47C60" w:rsidRPr="00455B01">
        <w:rPr>
          <w:rFonts w:ascii="Sylfaen" w:hAnsi="Sylfaen"/>
        </w:rPr>
        <w:t xml:space="preserve"> </w:t>
      </w:r>
      <w:r w:rsidR="00B47C60" w:rsidRPr="00455B01">
        <w:rPr>
          <w:rFonts w:ascii="Sylfaen" w:hAnsi="Sylfaen" w:cs="Sylfaen"/>
        </w:rPr>
        <w:t>დოკუმენტი</w:t>
      </w:r>
      <w:r w:rsidR="00B47C60" w:rsidRPr="00455B01">
        <w:rPr>
          <w:rFonts w:ascii="Sylfaen" w:hAnsi="Sylfaen"/>
        </w:rPr>
        <w:t xml:space="preserve"> </w:t>
      </w:r>
      <w:r w:rsidR="00B47C60" w:rsidRPr="00455B01">
        <w:rPr>
          <w:rFonts w:ascii="Sylfaen" w:hAnsi="Sylfaen" w:cs="Sylfaen"/>
        </w:rPr>
        <w:t>ან</w:t>
      </w:r>
      <w:r w:rsidR="00B47C60" w:rsidRPr="00455B01">
        <w:rPr>
          <w:rFonts w:ascii="Sylfaen" w:hAnsi="Sylfaen"/>
        </w:rPr>
        <w:t xml:space="preserve"> </w:t>
      </w:r>
      <w:r w:rsidR="00B47C60" w:rsidRPr="00455B01">
        <w:rPr>
          <w:rFonts w:ascii="Sylfaen" w:hAnsi="Sylfaen" w:cs="Sylfaen"/>
        </w:rPr>
        <w:t>ლეგალიზაციის</w:t>
      </w:r>
      <w:r w:rsidR="00B47C60" w:rsidRPr="00455B01">
        <w:rPr>
          <w:rFonts w:ascii="Sylfaen" w:hAnsi="Sylfaen"/>
        </w:rPr>
        <w:t xml:space="preserve"> </w:t>
      </w:r>
      <w:r w:rsidR="00B47C60" w:rsidRPr="00455B01">
        <w:rPr>
          <w:rFonts w:ascii="Sylfaen" w:hAnsi="Sylfaen" w:cs="Sylfaen"/>
        </w:rPr>
        <w:t>აქტი</w:t>
      </w:r>
      <w:r w:rsidR="00B47C60" w:rsidRPr="00455B01">
        <w:rPr>
          <w:rFonts w:ascii="Sylfaen" w:hAnsi="Sylfaen"/>
        </w:rPr>
        <w:t xml:space="preserve"> </w:t>
      </w:r>
      <w:r w:rsidR="00B47C60" w:rsidRPr="00455B01">
        <w:rPr>
          <w:rFonts w:ascii="Sylfaen" w:hAnsi="Sylfaen" w:cs="Sylfaen"/>
        </w:rPr>
        <w:t>ან</w:t>
      </w:r>
      <w:r w:rsidR="00B47C60" w:rsidRPr="00455B01">
        <w:rPr>
          <w:rFonts w:ascii="Sylfaen" w:hAnsi="Sylfaen"/>
        </w:rPr>
        <w:t xml:space="preserve"> </w:t>
      </w:r>
      <w:r w:rsidR="00B47C60" w:rsidRPr="00455B01">
        <w:rPr>
          <w:rFonts w:ascii="Sylfaen" w:hAnsi="Sylfaen" w:cs="Sylfaen"/>
        </w:rPr>
        <w:t>რომელიც</w:t>
      </w:r>
      <w:r w:rsidR="00B47C60" w:rsidRPr="00455B01">
        <w:rPr>
          <w:rFonts w:ascii="Sylfaen" w:hAnsi="Sylfaen"/>
        </w:rPr>
        <w:t xml:space="preserve"> </w:t>
      </w:r>
      <w:r w:rsidR="00B47C60" w:rsidRPr="00455B01">
        <w:rPr>
          <w:rFonts w:ascii="Sylfaen" w:hAnsi="Sylfaen" w:cs="Sylfaen"/>
        </w:rPr>
        <w:t>საქართველოს</w:t>
      </w:r>
      <w:r w:rsidR="00B47C60" w:rsidRPr="00455B01">
        <w:rPr>
          <w:rFonts w:ascii="Sylfaen" w:hAnsi="Sylfaen"/>
        </w:rPr>
        <w:t xml:space="preserve"> </w:t>
      </w:r>
      <w:r w:rsidR="00B47C60" w:rsidRPr="00455B01">
        <w:rPr>
          <w:rFonts w:ascii="Sylfaen" w:hAnsi="Sylfaen" w:cs="Sylfaen"/>
        </w:rPr>
        <w:t>კანონმდებლობის</w:t>
      </w:r>
      <w:r w:rsidR="00B47C60" w:rsidRPr="00455B01">
        <w:rPr>
          <w:rFonts w:ascii="Sylfaen" w:hAnsi="Sylfaen"/>
        </w:rPr>
        <w:t xml:space="preserve"> </w:t>
      </w:r>
      <w:r w:rsidR="00B47C60" w:rsidRPr="00455B01">
        <w:rPr>
          <w:rFonts w:ascii="Sylfaen" w:hAnsi="Sylfaen" w:cs="Sylfaen"/>
        </w:rPr>
        <w:t>შესაბამისად</w:t>
      </w:r>
      <w:r w:rsidR="00B47C60" w:rsidRPr="00455B01">
        <w:rPr>
          <w:rFonts w:ascii="Sylfaen" w:hAnsi="Sylfaen"/>
        </w:rPr>
        <w:t xml:space="preserve"> </w:t>
      </w:r>
      <w:r w:rsidR="00B47C60" w:rsidRPr="00455B01">
        <w:rPr>
          <w:rFonts w:ascii="Sylfaen" w:hAnsi="Sylfaen" w:cs="Sylfaen"/>
        </w:rPr>
        <w:t>კანონიერად</w:t>
      </w:r>
      <w:r w:rsidR="00B47C60" w:rsidRPr="00455B01">
        <w:rPr>
          <w:rFonts w:ascii="Sylfaen" w:hAnsi="Sylfaen"/>
        </w:rPr>
        <w:t xml:space="preserve"> </w:t>
      </w:r>
      <w:r w:rsidR="00B47C60" w:rsidRPr="00455B01">
        <w:rPr>
          <w:rFonts w:ascii="Sylfaen" w:hAnsi="Sylfaen" w:cs="Sylfaen"/>
        </w:rPr>
        <w:t>არ</w:t>
      </w:r>
      <w:r w:rsidR="00B47C60" w:rsidRPr="00455B01">
        <w:rPr>
          <w:rFonts w:ascii="Sylfaen" w:hAnsi="Sylfaen"/>
        </w:rPr>
        <w:t xml:space="preserve"> </w:t>
      </w:r>
      <w:r w:rsidR="00B47C60" w:rsidRPr="00455B01">
        <w:rPr>
          <w:rFonts w:ascii="Sylfaen" w:hAnsi="Sylfaen" w:cs="Sylfaen"/>
        </w:rPr>
        <w:t>მიიჩნევა</w:t>
      </w:r>
      <w:r w:rsidR="00B47C60" w:rsidRPr="00455B01">
        <w:rPr>
          <w:rFonts w:ascii="Sylfaen" w:hAnsi="Sylfaen"/>
        </w:rPr>
        <w:t>.</w:t>
      </w:r>
    </w:p>
    <w:p w14:paraId="34ED6E90" w14:textId="77777777" w:rsidR="00B47C60" w:rsidRPr="009F0EE4" w:rsidRDefault="00B47C60" w:rsidP="001C53C4">
      <w:pPr>
        <w:pStyle w:val="NoSpacing"/>
        <w:spacing w:line="276" w:lineRule="auto"/>
        <w:ind w:firstLine="540"/>
        <w:jc w:val="both"/>
        <w:rPr>
          <w:rFonts w:ascii="Sylfaen" w:hAnsi="Sylfaen"/>
        </w:rPr>
      </w:pPr>
      <w:r w:rsidRPr="009F0EE4">
        <w:rPr>
          <w:rFonts w:ascii="Sylfaen" w:hAnsi="Sylfaen"/>
        </w:rPr>
        <w:tab/>
      </w:r>
    </w:p>
    <w:p w14:paraId="13B76CD9" w14:textId="77777777" w:rsidR="00920730" w:rsidRPr="001C53C4" w:rsidRDefault="00920730" w:rsidP="001C53C4">
      <w:pPr>
        <w:pStyle w:val="NoSpacing"/>
        <w:spacing w:line="276" w:lineRule="auto"/>
        <w:ind w:firstLine="540"/>
        <w:jc w:val="both"/>
        <w:rPr>
          <w:rFonts w:ascii="Sylfaen" w:hAnsi="Sylfaen"/>
          <w:b/>
        </w:rPr>
      </w:pPr>
      <w:r w:rsidRPr="001C53C4">
        <w:rPr>
          <w:rFonts w:ascii="Sylfaen" w:hAnsi="Sylfaen" w:cs="Sylfaen"/>
          <w:b/>
        </w:rPr>
        <w:t>მუხლი</w:t>
      </w:r>
      <w:r w:rsidRPr="001C53C4">
        <w:rPr>
          <w:rFonts w:ascii="Sylfaen" w:hAnsi="Sylfaen"/>
          <w:b/>
        </w:rPr>
        <w:t xml:space="preserve"> </w:t>
      </w:r>
      <w:r w:rsidR="00B47C60" w:rsidRPr="001C53C4">
        <w:rPr>
          <w:rFonts w:ascii="Sylfaen" w:hAnsi="Sylfaen"/>
          <w:b/>
        </w:rPr>
        <w:t>4</w:t>
      </w:r>
      <w:r w:rsidRPr="001C53C4">
        <w:rPr>
          <w:rFonts w:ascii="Sylfaen" w:hAnsi="Sylfaen"/>
          <w:b/>
        </w:rPr>
        <w:t xml:space="preserve">. </w:t>
      </w:r>
      <w:r w:rsidRPr="001C53C4">
        <w:rPr>
          <w:rFonts w:ascii="Sylfaen" w:hAnsi="Sylfaen" w:cs="Sylfaen"/>
          <w:b/>
        </w:rPr>
        <w:t>შიდა</w:t>
      </w:r>
      <w:r w:rsidRPr="001C53C4">
        <w:rPr>
          <w:rFonts w:ascii="Sylfaen" w:hAnsi="Sylfaen"/>
          <w:b/>
        </w:rPr>
        <w:t xml:space="preserve"> </w:t>
      </w:r>
      <w:r w:rsidR="00843DF8" w:rsidRPr="001C53C4">
        <w:rPr>
          <w:rFonts w:ascii="Sylfaen" w:hAnsi="Sylfaen" w:cs="Sylfaen"/>
          <w:b/>
        </w:rPr>
        <w:t>აზომვითი</w:t>
      </w:r>
      <w:r w:rsidR="00843DF8" w:rsidRPr="001C53C4">
        <w:rPr>
          <w:rFonts w:ascii="Sylfaen" w:hAnsi="Sylfaen"/>
          <w:b/>
        </w:rPr>
        <w:t xml:space="preserve"> </w:t>
      </w:r>
      <w:r w:rsidRPr="001C53C4">
        <w:rPr>
          <w:rFonts w:ascii="Sylfaen" w:hAnsi="Sylfaen" w:cs="Sylfaen"/>
          <w:b/>
        </w:rPr>
        <w:t>ნახაზის</w:t>
      </w:r>
      <w:r w:rsidRPr="001C53C4">
        <w:rPr>
          <w:rFonts w:ascii="Sylfaen" w:hAnsi="Sylfaen"/>
          <w:b/>
        </w:rPr>
        <w:t xml:space="preserve"> </w:t>
      </w:r>
      <w:r w:rsidRPr="001C53C4">
        <w:rPr>
          <w:rFonts w:ascii="Sylfaen" w:hAnsi="Sylfaen" w:cs="Sylfaen"/>
          <w:b/>
        </w:rPr>
        <w:t>ქაღალდის</w:t>
      </w:r>
      <w:r w:rsidR="009A0881" w:rsidRPr="001C53C4">
        <w:rPr>
          <w:rFonts w:ascii="Sylfaen" w:hAnsi="Sylfaen"/>
          <w:b/>
        </w:rPr>
        <w:t xml:space="preserve"> </w:t>
      </w:r>
      <w:r w:rsidR="009A0881" w:rsidRPr="001C53C4">
        <w:rPr>
          <w:rFonts w:ascii="Sylfaen" w:hAnsi="Sylfaen" w:cs="Sylfaen"/>
          <w:b/>
        </w:rPr>
        <w:t>და</w:t>
      </w:r>
      <w:r w:rsidR="009A0881" w:rsidRPr="001C53C4">
        <w:rPr>
          <w:rFonts w:ascii="Sylfaen" w:hAnsi="Sylfaen"/>
          <w:b/>
        </w:rPr>
        <w:t xml:space="preserve"> </w:t>
      </w:r>
      <w:r w:rsidR="009A0881" w:rsidRPr="001C53C4">
        <w:rPr>
          <w:rFonts w:ascii="Sylfaen" w:hAnsi="Sylfaen" w:cs="Sylfaen"/>
          <w:b/>
        </w:rPr>
        <w:t>ციფრული</w:t>
      </w:r>
      <w:r w:rsidRPr="001C53C4">
        <w:rPr>
          <w:rFonts w:ascii="Sylfaen" w:hAnsi="Sylfaen"/>
          <w:b/>
        </w:rPr>
        <w:t xml:space="preserve"> </w:t>
      </w:r>
      <w:r w:rsidRPr="001C53C4">
        <w:rPr>
          <w:rFonts w:ascii="Sylfaen" w:hAnsi="Sylfaen" w:cs="Sylfaen"/>
          <w:b/>
        </w:rPr>
        <w:t>ვერსიის</w:t>
      </w:r>
      <w:r w:rsidRPr="001C53C4">
        <w:rPr>
          <w:rFonts w:ascii="Sylfaen" w:hAnsi="Sylfaen"/>
          <w:b/>
        </w:rPr>
        <w:t xml:space="preserve"> </w:t>
      </w:r>
      <w:r w:rsidR="00843DF8" w:rsidRPr="001C53C4">
        <w:rPr>
          <w:rFonts w:ascii="Sylfaen" w:hAnsi="Sylfaen" w:cs="Sylfaen"/>
          <w:b/>
        </w:rPr>
        <w:t>შესაბამისობა</w:t>
      </w:r>
      <w:r w:rsidR="00843DF8" w:rsidRPr="001C53C4">
        <w:rPr>
          <w:rFonts w:ascii="Sylfaen" w:hAnsi="Sylfaen"/>
          <w:b/>
        </w:rPr>
        <w:t xml:space="preserve"> </w:t>
      </w:r>
    </w:p>
    <w:p w14:paraId="7ED76ED6" w14:textId="65CBDFF4" w:rsidR="004F3FC9" w:rsidRPr="009F0EE4" w:rsidRDefault="00920730" w:rsidP="001C53C4">
      <w:pPr>
        <w:pStyle w:val="NoSpacing"/>
        <w:spacing w:line="276" w:lineRule="auto"/>
        <w:ind w:firstLine="540"/>
        <w:jc w:val="both"/>
        <w:rPr>
          <w:rFonts w:ascii="Sylfaen" w:hAnsi="Sylfaen"/>
        </w:rPr>
      </w:pPr>
      <w:r w:rsidRPr="009F0EE4">
        <w:rPr>
          <w:rFonts w:ascii="Sylfaen" w:hAnsi="Sylfaen" w:cs="Sylfaen"/>
        </w:rPr>
        <w:t>შიდა</w:t>
      </w:r>
      <w:r w:rsidRPr="009F0EE4">
        <w:rPr>
          <w:rFonts w:ascii="Sylfaen" w:hAnsi="Sylfaen"/>
        </w:rPr>
        <w:t xml:space="preserve"> </w:t>
      </w:r>
      <w:r w:rsidRPr="009F0EE4">
        <w:rPr>
          <w:rFonts w:ascii="Sylfaen" w:hAnsi="Sylfaen" w:cs="Sylfaen"/>
        </w:rPr>
        <w:t>აზომვითი</w:t>
      </w:r>
      <w:r w:rsidRPr="009F0EE4">
        <w:rPr>
          <w:rFonts w:ascii="Sylfaen" w:hAnsi="Sylfaen"/>
        </w:rPr>
        <w:t xml:space="preserve"> </w:t>
      </w:r>
      <w:r w:rsidRPr="009F0EE4">
        <w:rPr>
          <w:rFonts w:ascii="Sylfaen" w:hAnsi="Sylfaen" w:cs="Sylfaen"/>
        </w:rPr>
        <w:t>ნახაზის</w:t>
      </w:r>
      <w:r w:rsidRPr="009F0EE4">
        <w:rPr>
          <w:rFonts w:ascii="Sylfaen" w:hAnsi="Sylfaen"/>
        </w:rPr>
        <w:t xml:space="preserve"> </w:t>
      </w:r>
      <w:r w:rsidRPr="009F0EE4">
        <w:rPr>
          <w:rFonts w:ascii="Sylfaen" w:hAnsi="Sylfaen" w:cs="Sylfaen"/>
        </w:rPr>
        <w:t>ქაღალდის</w:t>
      </w:r>
      <w:r w:rsidR="009A0881" w:rsidRPr="009F0EE4">
        <w:rPr>
          <w:rFonts w:ascii="Sylfaen" w:hAnsi="Sylfaen"/>
        </w:rPr>
        <w:t xml:space="preserve"> </w:t>
      </w:r>
      <w:r w:rsidR="009A0881" w:rsidRPr="009F0EE4">
        <w:rPr>
          <w:rFonts w:ascii="Sylfaen" w:hAnsi="Sylfaen" w:cs="Sylfaen"/>
        </w:rPr>
        <w:t>და</w:t>
      </w:r>
      <w:r w:rsidR="009A0881" w:rsidRPr="009F0EE4">
        <w:rPr>
          <w:rFonts w:ascii="Sylfaen" w:hAnsi="Sylfaen"/>
        </w:rPr>
        <w:t xml:space="preserve"> </w:t>
      </w:r>
      <w:r w:rsidR="009A0881" w:rsidRPr="009F0EE4">
        <w:rPr>
          <w:rFonts w:ascii="Sylfaen" w:hAnsi="Sylfaen" w:cs="Sylfaen"/>
        </w:rPr>
        <w:t>ციფრული</w:t>
      </w:r>
      <w:r w:rsidRPr="009F0EE4">
        <w:rPr>
          <w:rFonts w:ascii="Sylfaen" w:hAnsi="Sylfaen"/>
        </w:rPr>
        <w:t xml:space="preserve"> </w:t>
      </w:r>
      <w:r w:rsidRPr="009F0EE4">
        <w:rPr>
          <w:rFonts w:ascii="Sylfaen" w:hAnsi="Sylfaen" w:cs="Sylfaen"/>
        </w:rPr>
        <w:t>ვერსიის</w:t>
      </w:r>
      <w:r w:rsidRPr="009F0EE4">
        <w:rPr>
          <w:rFonts w:ascii="Sylfaen" w:hAnsi="Sylfaen"/>
        </w:rPr>
        <w:t xml:space="preserve"> </w:t>
      </w:r>
      <w:r w:rsidRPr="009F0EE4">
        <w:rPr>
          <w:rFonts w:ascii="Sylfaen" w:hAnsi="Sylfaen" w:cs="Sylfaen"/>
        </w:rPr>
        <w:t>სტანდარტული</w:t>
      </w:r>
      <w:r w:rsidRPr="009F0EE4">
        <w:rPr>
          <w:rFonts w:ascii="Sylfaen" w:hAnsi="Sylfaen"/>
        </w:rPr>
        <w:t xml:space="preserve"> </w:t>
      </w:r>
      <w:r w:rsidRPr="009F0EE4">
        <w:rPr>
          <w:rFonts w:ascii="Sylfaen" w:hAnsi="Sylfaen" w:cs="Sylfaen"/>
        </w:rPr>
        <w:t>ფორმა</w:t>
      </w:r>
      <w:r w:rsidRPr="009F0EE4">
        <w:rPr>
          <w:rFonts w:ascii="Sylfaen" w:hAnsi="Sylfaen"/>
        </w:rPr>
        <w:t xml:space="preserve"> </w:t>
      </w:r>
      <w:r w:rsidRPr="009F0EE4">
        <w:rPr>
          <w:rFonts w:ascii="Sylfaen" w:hAnsi="Sylfaen" w:cs="Sylfaen"/>
        </w:rPr>
        <w:t>შედგება</w:t>
      </w:r>
      <w:r w:rsidRPr="009F0EE4">
        <w:rPr>
          <w:rFonts w:ascii="Sylfaen" w:hAnsi="Sylfaen"/>
        </w:rPr>
        <w:t xml:space="preserve"> </w:t>
      </w:r>
      <w:r w:rsidRPr="009F0EE4">
        <w:rPr>
          <w:rFonts w:ascii="Sylfaen" w:hAnsi="Sylfaen" w:cs="Sylfaen"/>
        </w:rPr>
        <w:t>ორი</w:t>
      </w:r>
      <w:r w:rsidRPr="009F0EE4">
        <w:rPr>
          <w:rFonts w:ascii="Sylfaen" w:hAnsi="Sylfaen"/>
        </w:rPr>
        <w:t xml:space="preserve"> </w:t>
      </w:r>
      <w:r w:rsidR="00F31F66">
        <w:rPr>
          <w:rFonts w:ascii="Sylfaen" w:hAnsi="Sylfaen"/>
        </w:rPr>
        <w:t>–</w:t>
      </w:r>
      <w:r w:rsidRPr="009F0EE4">
        <w:rPr>
          <w:rFonts w:ascii="Sylfaen" w:hAnsi="Sylfaen"/>
        </w:rPr>
        <w:t xml:space="preserve"> </w:t>
      </w:r>
      <w:r w:rsidRPr="009F0EE4">
        <w:rPr>
          <w:rFonts w:ascii="Sylfaen" w:hAnsi="Sylfaen" w:cs="Sylfaen"/>
        </w:rPr>
        <w:t>გრა</w:t>
      </w:r>
      <w:r w:rsidR="009A0881" w:rsidRPr="009F0EE4">
        <w:rPr>
          <w:rFonts w:ascii="Sylfaen" w:hAnsi="Sylfaen" w:cs="Sylfaen"/>
        </w:rPr>
        <w:t>ფიკული</w:t>
      </w:r>
      <w:r w:rsidR="009A0881" w:rsidRPr="009F0EE4">
        <w:rPr>
          <w:rFonts w:ascii="Sylfaen" w:hAnsi="Sylfaen"/>
        </w:rPr>
        <w:t xml:space="preserve"> </w:t>
      </w:r>
      <w:r w:rsidR="009A0881" w:rsidRPr="009F0EE4">
        <w:rPr>
          <w:rFonts w:ascii="Sylfaen" w:hAnsi="Sylfaen" w:cs="Sylfaen"/>
        </w:rPr>
        <w:t>და</w:t>
      </w:r>
      <w:r w:rsidR="009A0881" w:rsidRPr="009F0EE4">
        <w:rPr>
          <w:rFonts w:ascii="Sylfaen" w:hAnsi="Sylfaen"/>
        </w:rPr>
        <w:t xml:space="preserve"> </w:t>
      </w:r>
      <w:r w:rsidR="009A0881" w:rsidRPr="009F0EE4">
        <w:rPr>
          <w:rFonts w:ascii="Sylfaen" w:hAnsi="Sylfaen" w:cs="Sylfaen"/>
        </w:rPr>
        <w:t>ტექსტური</w:t>
      </w:r>
      <w:r w:rsidR="009A0881" w:rsidRPr="009F0EE4">
        <w:rPr>
          <w:rFonts w:ascii="Sylfaen" w:hAnsi="Sylfaen"/>
        </w:rPr>
        <w:t xml:space="preserve"> </w:t>
      </w:r>
      <w:r w:rsidR="00F31F66">
        <w:rPr>
          <w:rFonts w:ascii="Sylfaen" w:hAnsi="Sylfaen"/>
        </w:rPr>
        <w:t xml:space="preserve">– </w:t>
      </w:r>
      <w:r w:rsidR="009A0881" w:rsidRPr="009F0EE4">
        <w:rPr>
          <w:rFonts w:ascii="Sylfaen" w:hAnsi="Sylfaen" w:cs="Sylfaen"/>
        </w:rPr>
        <w:t>ნაწილ</w:t>
      </w:r>
      <w:r w:rsidRPr="009F0EE4">
        <w:rPr>
          <w:rFonts w:ascii="Sylfaen" w:hAnsi="Sylfaen" w:cs="Sylfaen"/>
        </w:rPr>
        <w:t>ისგან</w:t>
      </w:r>
      <w:r w:rsidR="009A0881" w:rsidRPr="009F0EE4">
        <w:rPr>
          <w:rFonts w:ascii="Sylfaen" w:hAnsi="Sylfaen"/>
        </w:rPr>
        <w:t xml:space="preserve">, </w:t>
      </w:r>
      <w:r w:rsidR="009A0881" w:rsidRPr="009F0EE4">
        <w:rPr>
          <w:rFonts w:ascii="Sylfaen" w:hAnsi="Sylfaen" w:cs="Sylfaen"/>
        </w:rPr>
        <w:t>რომლებშიც</w:t>
      </w:r>
      <w:r w:rsidR="009A0881" w:rsidRPr="009F0EE4">
        <w:rPr>
          <w:rFonts w:ascii="Sylfaen" w:hAnsi="Sylfaen"/>
        </w:rPr>
        <w:t xml:space="preserve"> </w:t>
      </w:r>
      <w:r w:rsidR="009A0881" w:rsidRPr="009F0EE4">
        <w:rPr>
          <w:rFonts w:ascii="Sylfaen" w:hAnsi="Sylfaen" w:cs="Sylfaen"/>
        </w:rPr>
        <w:t>წარმოდგენილი</w:t>
      </w:r>
      <w:r w:rsidR="009A0881" w:rsidRPr="009F0EE4">
        <w:rPr>
          <w:rFonts w:ascii="Sylfaen" w:hAnsi="Sylfaen"/>
        </w:rPr>
        <w:t xml:space="preserve"> </w:t>
      </w:r>
      <w:r w:rsidR="009A0881" w:rsidRPr="009F0EE4">
        <w:rPr>
          <w:rFonts w:ascii="Sylfaen" w:hAnsi="Sylfaen" w:cs="Sylfaen"/>
        </w:rPr>
        <w:t>ინფორმაცია</w:t>
      </w:r>
      <w:r w:rsidR="009A0881" w:rsidRPr="009F0EE4">
        <w:rPr>
          <w:rFonts w:ascii="Sylfaen" w:hAnsi="Sylfaen"/>
        </w:rPr>
        <w:t xml:space="preserve"> </w:t>
      </w:r>
      <w:r w:rsidR="00F73B46">
        <w:rPr>
          <w:rFonts w:ascii="Sylfaen" w:hAnsi="Sylfaen" w:cs="Sylfaen"/>
          <w:lang w:val="ka-GE"/>
        </w:rPr>
        <w:t>ურთიერთშესაბამისი</w:t>
      </w:r>
      <w:r w:rsidR="00327632">
        <w:rPr>
          <w:rFonts w:ascii="Sylfaen" w:hAnsi="Sylfaen" w:cs="Sylfaen"/>
          <w:lang w:val="ka-GE"/>
        </w:rPr>
        <w:t xml:space="preserve"> </w:t>
      </w:r>
      <w:r w:rsidR="00327632" w:rsidRPr="009F0EE4">
        <w:rPr>
          <w:rFonts w:ascii="Sylfaen" w:hAnsi="Sylfaen" w:cs="Sylfaen"/>
        </w:rPr>
        <w:t>უნდა</w:t>
      </w:r>
      <w:r w:rsidR="00327632" w:rsidRPr="009F0EE4">
        <w:rPr>
          <w:rFonts w:ascii="Sylfaen" w:hAnsi="Sylfaen"/>
        </w:rPr>
        <w:t xml:space="preserve"> </w:t>
      </w:r>
      <w:r w:rsidR="00327632" w:rsidRPr="009F0EE4">
        <w:rPr>
          <w:rFonts w:ascii="Sylfaen" w:hAnsi="Sylfaen" w:cs="Sylfaen"/>
        </w:rPr>
        <w:t>იყოს</w:t>
      </w:r>
      <w:r w:rsidR="00E33468">
        <w:rPr>
          <w:rFonts w:ascii="Sylfaen" w:hAnsi="Sylfaen" w:cs="Sylfaen"/>
          <w:lang w:val="ka-GE"/>
        </w:rPr>
        <w:t>.</w:t>
      </w:r>
    </w:p>
    <w:p w14:paraId="29C3F5D0" w14:textId="77777777" w:rsidR="00993122" w:rsidRPr="009F0EE4" w:rsidRDefault="00920730" w:rsidP="001C53C4">
      <w:pPr>
        <w:pStyle w:val="NoSpacing"/>
        <w:spacing w:line="276" w:lineRule="auto"/>
        <w:ind w:firstLine="540"/>
        <w:jc w:val="both"/>
        <w:rPr>
          <w:rFonts w:ascii="Sylfaen" w:hAnsi="Sylfaen"/>
        </w:rPr>
      </w:pPr>
      <w:r w:rsidRPr="009F0EE4">
        <w:rPr>
          <w:rFonts w:ascii="Sylfaen" w:hAnsi="Sylfaen"/>
        </w:rPr>
        <w:t xml:space="preserve">   </w:t>
      </w:r>
    </w:p>
    <w:p w14:paraId="5DB9FFF5" w14:textId="77777777" w:rsidR="00806211" w:rsidRPr="001C53C4" w:rsidRDefault="00806211" w:rsidP="001C53C4">
      <w:pPr>
        <w:pStyle w:val="NoSpacing"/>
        <w:spacing w:line="276" w:lineRule="auto"/>
        <w:ind w:firstLine="540"/>
        <w:jc w:val="both"/>
        <w:rPr>
          <w:rFonts w:ascii="Sylfaen" w:hAnsi="Sylfaen"/>
          <w:b/>
        </w:rPr>
      </w:pPr>
      <w:r w:rsidRPr="001C53C4">
        <w:rPr>
          <w:rFonts w:ascii="Sylfaen" w:hAnsi="Sylfaen" w:cs="Sylfaen"/>
          <w:b/>
        </w:rPr>
        <w:t>მუხლი</w:t>
      </w:r>
      <w:r w:rsidRPr="001C53C4">
        <w:rPr>
          <w:rFonts w:ascii="Sylfaen" w:hAnsi="Sylfaen"/>
          <w:b/>
        </w:rPr>
        <w:t xml:space="preserve"> </w:t>
      </w:r>
      <w:r w:rsidR="00B47C60" w:rsidRPr="001C53C4">
        <w:rPr>
          <w:rFonts w:ascii="Sylfaen" w:hAnsi="Sylfaen"/>
          <w:b/>
        </w:rPr>
        <w:t>5</w:t>
      </w:r>
      <w:r w:rsidRPr="001C53C4">
        <w:rPr>
          <w:rFonts w:ascii="Sylfaen" w:hAnsi="Sylfaen"/>
          <w:b/>
        </w:rPr>
        <w:t xml:space="preserve">. </w:t>
      </w:r>
      <w:r w:rsidR="00CB023D" w:rsidRPr="001C53C4">
        <w:rPr>
          <w:rFonts w:ascii="Sylfaen" w:hAnsi="Sylfaen" w:cs="Sylfaen"/>
          <w:b/>
        </w:rPr>
        <w:t>შიდა</w:t>
      </w:r>
      <w:r w:rsidR="00CB023D" w:rsidRPr="001C53C4">
        <w:rPr>
          <w:rFonts w:ascii="Sylfaen" w:hAnsi="Sylfaen"/>
          <w:b/>
        </w:rPr>
        <w:t xml:space="preserve"> </w:t>
      </w:r>
      <w:r w:rsidR="008060CB" w:rsidRPr="001C53C4">
        <w:rPr>
          <w:rFonts w:ascii="Sylfaen" w:hAnsi="Sylfaen" w:cs="Sylfaen"/>
          <w:b/>
        </w:rPr>
        <w:t>აზომვითი</w:t>
      </w:r>
      <w:r w:rsidR="008060CB" w:rsidRPr="001C53C4">
        <w:rPr>
          <w:rFonts w:ascii="Sylfaen" w:hAnsi="Sylfaen"/>
          <w:b/>
        </w:rPr>
        <w:t xml:space="preserve"> </w:t>
      </w:r>
      <w:r w:rsidR="008060CB" w:rsidRPr="001C53C4">
        <w:rPr>
          <w:rFonts w:ascii="Sylfaen" w:hAnsi="Sylfaen" w:cs="Sylfaen"/>
          <w:b/>
        </w:rPr>
        <w:t>ნახაზის</w:t>
      </w:r>
      <w:r w:rsidR="008060CB" w:rsidRPr="001C53C4">
        <w:rPr>
          <w:rFonts w:ascii="Sylfaen" w:hAnsi="Sylfaen"/>
          <w:b/>
        </w:rPr>
        <w:t xml:space="preserve"> </w:t>
      </w:r>
      <w:r w:rsidR="008060CB" w:rsidRPr="001C53C4">
        <w:rPr>
          <w:rFonts w:ascii="Sylfaen" w:hAnsi="Sylfaen" w:cs="Sylfaen"/>
          <w:b/>
        </w:rPr>
        <w:t>ქაღალდის</w:t>
      </w:r>
      <w:r w:rsidR="008060CB" w:rsidRPr="001C53C4">
        <w:rPr>
          <w:rFonts w:ascii="Sylfaen" w:hAnsi="Sylfaen"/>
          <w:b/>
        </w:rPr>
        <w:t xml:space="preserve"> </w:t>
      </w:r>
      <w:r w:rsidR="008060CB" w:rsidRPr="001C53C4">
        <w:rPr>
          <w:rFonts w:ascii="Sylfaen" w:hAnsi="Sylfaen" w:cs="Sylfaen"/>
          <w:b/>
        </w:rPr>
        <w:t>ვერსია</w:t>
      </w:r>
      <w:r w:rsidR="00B36236" w:rsidRPr="001C53C4">
        <w:rPr>
          <w:rFonts w:ascii="Sylfaen" w:hAnsi="Sylfaen"/>
          <w:b/>
        </w:rPr>
        <w:t xml:space="preserve"> </w:t>
      </w:r>
    </w:p>
    <w:p w14:paraId="439D3A36" w14:textId="4EB839F6" w:rsidR="008060CB" w:rsidRPr="00920EE3" w:rsidRDefault="00455B01" w:rsidP="001C53C4">
      <w:pPr>
        <w:pStyle w:val="NoSpacing"/>
        <w:spacing w:line="276" w:lineRule="auto"/>
        <w:ind w:firstLine="540"/>
        <w:jc w:val="both"/>
        <w:rPr>
          <w:rFonts w:ascii="Sylfaen" w:hAnsi="Sylfaen"/>
          <w:highlight w:val="yellow"/>
        </w:rPr>
      </w:pPr>
      <w:r w:rsidRPr="00E33468">
        <w:rPr>
          <w:rFonts w:ascii="Sylfaen" w:hAnsi="Sylfaen" w:cs="Sylfaen"/>
          <w:lang w:val="ka-GE"/>
        </w:rPr>
        <w:t xml:space="preserve">1. </w:t>
      </w:r>
      <w:r w:rsidR="009F0872" w:rsidRPr="00E33468">
        <w:rPr>
          <w:rFonts w:ascii="Sylfaen" w:hAnsi="Sylfaen" w:cs="Sylfaen"/>
        </w:rPr>
        <w:t>შიდა</w:t>
      </w:r>
      <w:r w:rsidR="009F0872" w:rsidRPr="00E33468">
        <w:rPr>
          <w:rFonts w:ascii="Sylfaen" w:hAnsi="Sylfaen"/>
        </w:rPr>
        <w:t xml:space="preserve"> </w:t>
      </w:r>
      <w:r w:rsidR="00806211" w:rsidRPr="00E33468">
        <w:rPr>
          <w:rFonts w:ascii="Sylfaen" w:hAnsi="Sylfaen" w:cs="Sylfaen"/>
        </w:rPr>
        <w:t>აზომვითი</w:t>
      </w:r>
      <w:r w:rsidR="00806211" w:rsidRPr="00E33468">
        <w:rPr>
          <w:rFonts w:ascii="Sylfaen" w:hAnsi="Sylfaen"/>
        </w:rPr>
        <w:t xml:space="preserve"> </w:t>
      </w:r>
      <w:r w:rsidR="00806211" w:rsidRPr="00E33468">
        <w:rPr>
          <w:rFonts w:ascii="Sylfaen" w:hAnsi="Sylfaen" w:cs="Sylfaen"/>
        </w:rPr>
        <w:t>ნახაზის</w:t>
      </w:r>
      <w:r w:rsidR="00806211" w:rsidRPr="00E33468">
        <w:rPr>
          <w:rFonts w:ascii="Sylfaen" w:hAnsi="Sylfaen"/>
        </w:rPr>
        <w:t xml:space="preserve"> </w:t>
      </w:r>
      <w:r w:rsidR="00806211" w:rsidRPr="00E33468">
        <w:rPr>
          <w:rFonts w:ascii="Sylfaen" w:hAnsi="Sylfaen" w:cs="Sylfaen"/>
        </w:rPr>
        <w:t>ქაღალდის</w:t>
      </w:r>
      <w:r w:rsidR="00806211" w:rsidRPr="00E33468">
        <w:rPr>
          <w:rFonts w:ascii="Sylfaen" w:hAnsi="Sylfaen"/>
        </w:rPr>
        <w:t xml:space="preserve"> </w:t>
      </w:r>
      <w:r w:rsidR="00806211" w:rsidRPr="00E33468">
        <w:rPr>
          <w:rFonts w:ascii="Sylfaen" w:hAnsi="Sylfaen" w:cs="Sylfaen"/>
        </w:rPr>
        <w:t>ვერსია</w:t>
      </w:r>
      <w:r w:rsidR="00806211" w:rsidRPr="00E33468">
        <w:rPr>
          <w:rFonts w:ascii="Sylfaen" w:hAnsi="Sylfaen"/>
        </w:rPr>
        <w:t xml:space="preserve"> </w:t>
      </w:r>
      <w:r w:rsidR="00B36236" w:rsidRPr="00E33468">
        <w:rPr>
          <w:rFonts w:ascii="Sylfaen" w:hAnsi="Sylfaen" w:cs="Sylfaen"/>
        </w:rPr>
        <w:t>უნდა</w:t>
      </w:r>
      <w:r w:rsidR="00B36236" w:rsidRPr="00E33468">
        <w:rPr>
          <w:rFonts w:ascii="Sylfaen" w:hAnsi="Sylfaen"/>
        </w:rPr>
        <w:t xml:space="preserve"> </w:t>
      </w:r>
      <w:r w:rsidR="00B36236" w:rsidRPr="00783754">
        <w:rPr>
          <w:rFonts w:ascii="Sylfaen" w:hAnsi="Sylfaen" w:cs="Sylfaen"/>
        </w:rPr>
        <w:t>მოიცავდეს</w:t>
      </w:r>
      <w:r w:rsidR="00920EE3" w:rsidRPr="00783754">
        <w:rPr>
          <w:rFonts w:ascii="Sylfaen" w:hAnsi="Sylfaen" w:cs="Sylfaen"/>
          <w:lang w:val="ka-GE"/>
        </w:rPr>
        <w:t>:</w:t>
      </w:r>
      <w:r w:rsidR="00B36236" w:rsidRPr="00783754">
        <w:rPr>
          <w:rFonts w:ascii="Sylfaen" w:hAnsi="Sylfaen"/>
        </w:rPr>
        <w:t xml:space="preserve"> </w:t>
      </w:r>
    </w:p>
    <w:p w14:paraId="7F11E22C" w14:textId="2512EC96" w:rsidR="00213AEA" w:rsidRPr="00E33468" w:rsidRDefault="00920EE3" w:rsidP="001C53C4">
      <w:pPr>
        <w:pStyle w:val="NoSpacing"/>
        <w:spacing w:line="276" w:lineRule="auto"/>
        <w:ind w:firstLine="540"/>
        <w:jc w:val="both"/>
        <w:rPr>
          <w:rFonts w:ascii="Sylfaen" w:hAnsi="Sylfaen"/>
        </w:rPr>
      </w:pPr>
      <w:r w:rsidRPr="00783754">
        <w:rPr>
          <w:rFonts w:ascii="Sylfaen" w:hAnsi="Sylfaen"/>
          <w:lang w:val="ka-GE"/>
        </w:rPr>
        <w:t>ა</w:t>
      </w:r>
      <w:r w:rsidR="00455B01" w:rsidRPr="00783754">
        <w:rPr>
          <w:rFonts w:ascii="Sylfaen" w:hAnsi="Sylfaen"/>
          <w:lang w:val="ka-GE"/>
        </w:rPr>
        <w:t>)</w:t>
      </w:r>
      <w:r w:rsidR="00B47C60" w:rsidRPr="00E33468">
        <w:rPr>
          <w:rFonts w:ascii="Sylfaen" w:hAnsi="Sylfaen"/>
        </w:rPr>
        <w:t xml:space="preserve"> </w:t>
      </w:r>
      <w:r w:rsidR="003C4D76" w:rsidRPr="00E33468">
        <w:rPr>
          <w:rFonts w:ascii="Sylfaen" w:hAnsi="Sylfaen" w:cs="Sylfaen"/>
        </w:rPr>
        <w:t>ამ</w:t>
      </w:r>
      <w:r w:rsidR="003C4D76" w:rsidRPr="00E33468">
        <w:rPr>
          <w:rFonts w:ascii="Sylfaen" w:hAnsi="Sylfaen"/>
        </w:rPr>
        <w:t xml:space="preserve"> </w:t>
      </w:r>
      <w:r w:rsidR="003C4D76" w:rsidRPr="00E33468">
        <w:rPr>
          <w:rFonts w:ascii="Sylfaen" w:hAnsi="Sylfaen" w:cs="Sylfaen"/>
        </w:rPr>
        <w:t>წესის</w:t>
      </w:r>
      <w:r w:rsidR="003C4D76" w:rsidRPr="00E33468">
        <w:rPr>
          <w:rFonts w:ascii="Sylfaen" w:hAnsi="Sylfaen"/>
        </w:rPr>
        <w:t xml:space="preserve"> </w:t>
      </w:r>
      <w:r w:rsidR="003C4D76" w:rsidRPr="00E33468">
        <w:rPr>
          <w:rFonts w:ascii="Sylfaen" w:hAnsi="Sylfaen" w:cs="Sylfaen"/>
        </w:rPr>
        <w:t>მე</w:t>
      </w:r>
      <w:r w:rsidR="003C4D76" w:rsidRPr="00E33468">
        <w:rPr>
          <w:rFonts w:ascii="Sylfaen" w:hAnsi="Sylfaen"/>
        </w:rPr>
        <w:t xml:space="preserve">-2 </w:t>
      </w:r>
      <w:r w:rsidR="003C4D76" w:rsidRPr="00E33468">
        <w:rPr>
          <w:rFonts w:ascii="Sylfaen" w:hAnsi="Sylfaen" w:cs="Sylfaen"/>
        </w:rPr>
        <w:t>მუხლით</w:t>
      </w:r>
      <w:r w:rsidR="003C4D76" w:rsidRPr="00E33468">
        <w:rPr>
          <w:rFonts w:ascii="Sylfaen" w:hAnsi="Sylfaen"/>
        </w:rPr>
        <w:t xml:space="preserve"> </w:t>
      </w:r>
      <w:r w:rsidR="003C4D76" w:rsidRPr="00E33468">
        <w:rPr>
          <w:rFonts w:ascii="Sylfaen" w:hAnsi="Sylfaen" w:cs="Sylfaen"/>
        </w:rPr>
        <w:t>გათვალისწინებულ</w:t>
      </w:r>
      <w:r w:rsidR="003C4D76" w:rsidRPr="00E33468">
        <w:rPr>
          <w:rFonts w:ascii="Sylfaen" w:hAnsi="Sylfaen"/>
        </w:rPr>
        <w:t xml:space="preserve"> </w:t>
      </w:r>
      <w:r w:rsidR="003C4D76" w:rsidRPr="00E33468">
        <w:rPr>
          <w:rFonts w:ascii="Sylfaen" w:hAnsi="Sylfaen" w:cs="Sylfaen"/>
        </w:rPr>
        <w:t>მონაცემებს</w:t>
      </w:r>
      <w:r w:rsidR="003C4D76" w:rsidRPr="00E33468">
        <w:rPr>
          <w:rFonts w:ascii="Sylfaen" w:hAnsi="Sylfaen"/>
        </w:rPr>
        <w:t xml:space="preserve">; </w:t>
      </w:r>
    </w:p>
    <w:p w14:paraId="6C1EA00E" w14:textId="620B03F7" w:rsidR="00213AEA" w:rsidRPr="00455B01" w:rsidRDefault="00227D72" w:rsidP="00455B01">
      <w:pPr>
        <w:pStyle w:val="NoSpacing"/>
        <w:spacing w:line="276" w:lineRule="auto"/>
        <w:ind w:firstLine="540"/>
        <w:jc w:val="both"/>
        <w:rPr>
          <w:rFonts w:ascii="Sylfaen" w:hAnsi="Sylfaen"/>
          <w:lang w:val="ka-GE"/>
        </w:rPr>
      </w:pPr>
      <w:r>
        <w:rPr>
          <w:rFonts w:ascii="Sylfaen" w:hAnsi="Sylfaen"/>
          <w:lang w:val="ka-GE"/>
        </w:rPr>
        <w:t>ბ</w:t>
      </w:r>
      <w:r w:rsidR="00455B01" w:rsidRPr="00E33468">
        <w:rPr>
          <w:rFonts w:ascii="Sylfaen" w:hAnsi="Sylfaen"/>
          <w:lang w:val="ka-GE"/>
        </w:rPr>
        <w:t>)</w:t>
      </w:r>
      <w:r w:rsidR="00B47C60" w:rsidRPr="00E33468">
        <w:rPr>
          <w:rFonts w:ascii="Sylfaen" w:hAnsi="Sylfaen"/>
        </w:rPr>
        <w:t xml:space="preserve"> </w:t>
      </w:r>
      <w:r w:rsidR="007C747F" w:rsidRPr="00E33468">
        <w:rPr>
          <w:rFonts w:ascii="Sylfaen" w:hAnsi="Sylfaen" w:cs="Sylfaen"/>
        </w:rPr>
        <w:t>შენობა</w:t>
      </w:r>
      <w:r w:rsidR="007C747F" w:rsidRPr="00E33468">
        <w:rPr>
          <w:rFonts w:ascii="Sylfaen" w:hAnsi="Sylfaen"/>
        </w:rPr>
        <w:t>-</w:t>
      </w:r>
      <w:r w:rsidR="007C747F" w:rsidRPr="00E33468">
        <w:rPr>
          <w:rFonts w:ascii="Sylfaen" w:hAnsi="Sylfaen" w:cs="Sylfaen"/>
        </w:rPr>
        <w:t>ნაგებობის</w:t>
      </w:r>
      <w:r w:rsidR="007C747F" w:rsidRPr="00E33468">
        <w:rPr>
          <w:rFonts w:ascii="Sylfaen" w:hAnsi="Sylfaen"/>
        </w:rPr>
        <w:t xml:space="preserve"> </w:t>
      </w:r>
      <w:r w:rsidR="007C747F" w:rsidRPr="00E33468">
        <w:rPr>
          <w:rFonts w:ascii="Sylfaen" w:hAnsi="Sylfaen" w:cs="Sylfaen"/>
        </w:rPr>
        <w:t>სართულების</w:t>
      </w:r>
      <w:r w:rsidR="007C747F" w:rsidRPr="00E33468">
        <w:rPr>
          <w:rFonts w:ascii="Sylfaen" w:hAnsi="Sylfaen"/>
        </w:rPr>
        <w:t xml:space="preserve">, </w:t>
      </w:r>
      <w:r w:rsidR="007C747F" w:rsidRPr="00E33468">
        <w:rPr>
          <w:rFonts w:ascii="Sylfaen" w:hAnsi="Sylfaen" w:cs="Sylfaen"/>
        </w:rPr>
        <w:t>შენობა</w:t>
      </w:r>
      <w:r w:rsidR="007C747F" w:rsidRPr="00E33468">
        <w:rPr>
          <w:rFonts w:ascii="Sylfaen" w:hAnsi="Sylfaen"/>
        </w:rPr>
        <w:t>-</w:t>
      </w:r>
      <w:r w:rsidR="007C747F" w:rsidRPr="00E33468">
        <w:rPr>
          <w:rFonts w:ascii="Sylfaen" w:hAnsi="Sylfaen" w:cs="Sylfaen"/>
        </w:rPr>
        <w:t>ნაგებობის</w:t>
      </w:r>
      <w:r w:rsidR="007C747F" w:rsidRPr="00E33468">
        <w:rPr>
          <w:rFonts w:ascii="Sylfaen" w:hAnsi="Sylfaen"/>
        </w:rPr>
        <w:t xml:space="preserve"> </w:t>
      </w:r>
      <w:r w:rsidR="007C747F" w:rsidRPr="00E33468">
        <w:rPr>
          <w:rFonts w:ascii="Sylfaen" w:hAnsi="Sylfaen" w:cs="Sylfaen"/>
        </w:rPr>
        <w:t>ერთეულის</w:t>
      </w:r>
      <w:r w:rsidR="007C747F" w:rsidRPr="00E33468">
        <w:rPr>
          <w:rFonts w:ascii="Sylfaen" w:hAnsi="Sylfaen"/>
        </w:rPr>
        <w:t xml:space="preserve"> </w:t>
      </w:r>
      <w:r w:rsidR="007C747F" w:rsidRPr="00E33468">
        <w:rPr>
          <w:rFonts w:ascii="Sylfaen" w:hAnsi="Sylfaen" w:cs="Sylfaen"/>
        </w:rPr>
        <w:t>გვერდების</w:t>
      </w:r>
      <w:r w:rsidR="007C747F" w:rsidRPr="00E33468">
        <w:rPr>
          <w:rFonts w:ascii="Sylfaen" w:hAnsi="Sylfaen"/>
        </w:rPr>
        <w:t xml:space="preserve"> </w:t>
      </w:r>
      <w:r w:rsidR="00AE0609" w:rsidRPr="00E33468">
        <w:rPr>
          <w:rFonts w:ascii="Sylfaen" w:hAnsi="Sylfaen" w:cs="Sylfaen"/>
        </w:rPr>
        <w:t>ზომებს</w:t>
      </w:r>
      <w:r w:rsidR="003C4D76" w:rsidRPr="00E33468">
        <w:rPr>
          <w:rFonts w:ascii="Sylfaen" w:hAnsi="Sylfaen"/>
        </w:rPr>
        <w:t xml:space="preserve"> (</w:t>
      </w:r>
      <w:r w:rsidR="008060CB" w:rsidRPr="00E33468">
        <w:rPr>
          <w:rFonts w:ascii="Sylfaen" w:hAnsi="Sylfaen" w:cs="Sylfaen"/>
        </w:rPr>
        <w:t>მიეთითება</w:t>
      </w:r>
      <w:r w:rsidR="008060CB" w:rsidRPr="00E33468">
        <w:rPr>
          <w:rFonts w:ascii="Sylfaen" w:hAnsi="Sylfaen"/>
        </w:rPr>
        <w:t xml:space="preserve"> </w:t>
      </w:r>
      <w:r w:rsidR="008060CB" w:rsidRPr="00E33468">
        <w:rPr>
          <w:rFonts w:ascii="Sylfaen" w:hAnsi="Sylfaen" w:cs="Sylfaen"/>
        </w:rPr>
        <w:t>იქ</w:t>
      </w:r>
      <w:r w:rsidR="008060CB" w:rsidRPr="00E33468">
        <w:rPr>
          <w:rFonts w:ascii="Sylfaen" w:hAnsi="Sylfaen"/>
        </w:rPr>
        <w:t xml:space="preserve">, </w:t>
      </w:r>
      <w:r w:rsidR="008060CB" w:rsidRPr="00E33468">
        <w:rPr>
          <w:rFonts w:ascii="Sylfaen" w:hAnsi="Sylfaen" w:cs="Sylfaen"/>
        </w:rPr>
        <w:t>სადაც</w:t>
      </w:r>
      <w:r w:rsidR="008060CB" w:rsidRPr="00E33468">
        <w:rPr>
          <w:rFonts w:ascii="Sylfaen" w:hAnsi="Sylfaen"/>
        </w:rPr>
        <w:t xml:space="preserve"> </w:t>
      </w:r>
      <w:r w:rsidR="008060CB" w:rsidRPr="00E33468">
        <w:rPr>
          <w:rFonts w:ascii="Sylfaen" w:hAnsi="Sylfaen" w:cs="Sylfaen"/>
        </w:rPr>
        <w:t>მათი</w:t>
      </w:r>
      <w:r w:rsidR="008060CB" w:rsidRPr="00E33468">
        <w:rPr>
          <w:rFonts w:ascii="Sylfaen" w:hAnsi="Sylfaen"/>
        </w:rPr>
        <w:t xml:space="preserve"> </w:t>
      </w:r>
      <w:r w:rsidR="008060CB" w:rsidRPr="00E33468">
        <w:rPr>
          <w:rFonts w:ascii="Sylfaen" w:hAnsi="Sylfaen" w:cs="Sylfaen"/>
        </w:rPr>
        <w:t>გამოსახვა</w:t>
      </w:r>
      <w:r w:rsidR="008060CB" w:rsidRPr="00E33468">
        <w:rPr>
          <w:rFonts w:ascii="Sylfaen" w:hAnsi="Sylfaen"/>
        </w:rPr>
        <w:t xml:space="preserve"> </w:t>
      </w:r>
      <w:r w:rsidR="008060CB" w:rsidRPr="00E33468">
        <w:rPr>
          <w:rFonts w:ascii="Sylfaen" w:hAnsi="Sylfaen" w:cs="Sylfaen"/>
        </w:rPr>
        <w:t>არის</w:t>
      </w:r>
      <w:r w:rsidR="008060CB" w:rsidRPr="00E33468">
        <w:rPr>
          <w:rFonts w:ascii="Sylfaen" w:hAnsi="Sylfaen"/>
        </w:rPr>
        <w:t xml:space="preserve"> </w:t>
      </w:r>
      <w:r w:rsidR="008060CB" w:rsidRPr="00E33468">
        <w:rPr>
          <w:rFonts w:ascii="Sylfaen" w:hAnsi="Sylfaen" w:cs="Sylfaen"/>
        </w:rPr>
        <w:t>შესაძლებელი</w:t>
      </w:r>
      <w:r w:rsidR="005E318C" w:rsidRPr="00E33468">
        <w:rPr>
          <w:rFonts w:ascii="Sylfaen" w:hAnsi="Sylfaen"/>
        </w:rPr>
        <w:t>)</w:t>
      </w:r>
      <w:r w:rsidR="00455B01" w:rsidRPr="00E33468">
        <w:rPr>
          <w:rFonts w:ascii="Sylfaen" w:hAnsi="Sylfaen"/>
          <w:lang w:val="ka-GE"/>
        </w:rPr>
        <w:t>, შემდეგი ნიმუშის მიხედვით:</w:t>
      </w:r>
    </w:p>
    <w:p w14:paraId="6DEF2368" w14:textId="77777777" w:rsidR="004F3FC9" w:rsidRPr="009F0EE4" w:rsidRDefault="002468CA" w:rsidP="009F0EE4">
      <w:pPr>
        <w:pStyle w:val="NoSpacing"/>
        <w:spacing w:line="276" w:lineRule="auto"/>
        <w:jc w:val="both"/>
        <w:rPr>
          <w:rFonts w:ascii="Sylfaen" w:hAnsi="Sylfaen"/>
        </w:rPr>
      </w:pPr>
      <w:r w:rsidRPr="009F0EE4">
        <w:rPr>
          <w:rFonts w:ascii="Sylfaen" w:hAnsi="Sylfaen"/>
          <w:noProof/>
        </w:rPr>
        <w:drawing>
          <wp:inline distT="0" distB="0" distL="0" distR="0" wp14:anchorId="558BA26C" wp14:editId="68E2EB03">
            <wp:extent cx="3079750" cy="1699260"/>
            <wp:effectExtent l="0" t="0" r="0" b="0"/>
            <wp:docPr id="11" name="Picture 11" descr="ფართობ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ფართობ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0" cy="1699260"/>
                    </a:xfrm>
                    <a:prstGeom prst="rect">
                      <a:avLst/>
                    </a:prstGeom>
                    <a:noFill/>
                    <a:ln>
                      <a:noFill/>
                    </a:ln>
                  </pic:spPr>
                </pic:pic>
              </a:graphicData>
            </a:graphic>
          </wp:inline>
        </w:drawing>
      </w:r>
    </w:p>
    <w:p w14:paraId="0A2E4365" w14:textId="77777777" w:rsidR="004F3FC9" w:rsidRPr="009F0EE4" w:rsidRDefault="004F3FC9" w:rsidP="001C53C4">
      <w:pPr>
        <w:pStyle w:val="NoSpacing"/>
        <w:spacing w:line="276" w:lineRule="auto"/>
        <w:ind w:firstLine="540"/>
        <w:jc w:val="both"/>
        <w:rPr>
          <w:rFonts w:ascii="Sylfaen" w:hAnsi="Sylfaen"/>
        </w:rPr>
      </w:pPr>
    </w:p>
    <w:p w14:paraId="2BDC41D9" w14:textId="5BA413E3" w:rsidR="00D163A7" w:rsidRPr="0042611B" w:rsidRDefault="00920EE3" w:rsidP="00080327">
      <w:pPr>
        <w:pStyle w:val="NoSpacing"/>
        <w:spacing w:line="276" w:lineRule="auto"/>
        <w:ind w:firstLine="540"/>
        <w:jc w:val="both"/>
        <w:rPr>
          <w:rFonts w:ascii="Sylfaen" w:hAnsi="Sylfaen"/>
          <w:lang w:val="ka-GE"/>
        </w:rPr>
      </w:pPr>
      <w:r>
        <w:rPr>
          <w:rFonts w:ascii="Sylfaen" w:hAnsi="Sylfaen"/>
          <w:lang w:val="ka-GE"/>
        </w:rPr>
        <w:t>გ</w:t>
      </w:r>
      <w:r w:rsidR="00080327" w:rsidRPr="00E33468">
        <w:rPr>
          <w:rFonts w:ascii="Sylfaen" w:hAnsi="Sylfaen"/>
          <w:lang w:val="ka-GE"/>
        </w:rPr>
        <w:t xml:space="preserve">) </w:t>
      </w:r>
      <w:r w:rsidR="008060CB" w:rsidRPr="00E33468">
        <w:rPr>
          <w:rFonts w:ascii="Sylfaen" w:hAnsi="Sylfaen" w:cs="Sylfaen"/>
        </w:rPr>
        <w:t>უძრ</w:t>
      </w:r>
      <w:r w:rsidR="004708B7" w:rsidRPr="00E33468">
        <w:rPr>
          <w:rFonts w:ascii="Sylfaen" w:hAnsi="Sylfaen" w:cs="Sylfaen"/>
        </w:rPr>
        <w:t>ავ</w:t>
      </w:r>
      <w:r w:rsidR="004708B7" w:rsidRPr="00E33468">
        <w:rPr>
          <w:rFonts w:ascii="Sylfaen" w:hAnsi="Sylfaen"/>
        </w:rPr>
        <w:t xml:space="preserve"> </w:t>
      </w:r>
      <w:r w:rsidR="004708B7" w:rsidRPr="00E33468">
        <w:rPr>
          <w:rFonts w:ascii="Sylfaen" w:hAnsi="Sylfaen" w:cs="Sylfaen"/>
        </w:rPr>
        <w:t>ნივთთან</w:t>
      </w:r>
      <w:r w:rsidR="004708B7" w:rsidRPr="00E33468">
        <w:rPr>
          <w:rFonts w:ascii="Sylfaen" w:hAnsi="Sylfaen"/>
        </w:rPr>
        <w:t xml:space="preserve"> </w:t>
      </w:r>
      <w:r w:rsidR="004708B7" w:rsidRPr="00E33468">
        <w:rPr>
          <w:rFonts w:ascii="Sylfaen" w:hAnsi="Sylfaen" w:cs="Sylfaen"/>
        </w:rPr>
        <w:t>დაკავშირებით</w:t>
      </w:r>
      <w:r w:rsidR="004708B7" w:rsidRPr="00E33468">
        <w:rPr>
          <w:rFonts w:ascii="Sylfaen" w:hAnsi="Sylfaen"/>
        </w:rPr>
        <w:t xml:space="preserve"> </w:t>
      </w:r>
      <w:r w:rsidR="004708B7" w:rsidRPr="00E33468">
        <w:rPr>
          <w:rFonts w:ascii="Sylfaen" w:hAnsi="Sylfaen" w:cs="Sylfaen"/>
        </w:rPr>
        <w:t>არსებულ</w:t>
      </w:r>
      <w:r w:rsidR="008060CB" w:rsidRPr="00E33468">
        <w:rPr>
          <w:rFonts w:ascii="Sylfaen" w:hAnsi="Sylfaen"/>
        </w:rPr>
        <w:t xml:space="preserve"> </w:t>
      </w:r>
      <w:r w:rsidR="008060CB" w:rsidRPr="00E33468">
        <w:rPr>
          <w:rFonts w:ascii="Sylfaen" w:hAnsi="Sylfaen" w:cs="Sylfaen"/>
        </w:rPr>
        <w:t>ვალდებულება</w:t>
      </w:r>
      <w:r w:rsidR="00AE0609" w:rsidRPr="00E33468">
        <w:rPr>
          <w:rFonts w:ascii="Sylfaen" w:hAnsi="Sylfaen" w:cs="Sylfaen"/>
        </w:rPr>
        <w:t>ს</w:t>
      </w:r>
      <w:r w:rsidR="0042611B" w:rsidRPr="00E33468">
        <w:rPr>
          <w:rFonts w:ascii="Sylfaen" w:hAnsi="Sylfaen"/>
        </w:rPr>
        <w:t>.</w:t>
      </w:r>
      <w:r w:rsidR="008060CB" w:rsidRPr="00E33468">
        <w:rPr>
          <w:rFonts w:ascii="Sylfaen" w:hAnsi="Sylfaen"/>
        </w:rPr>
        <w:t xml:space="preserve"> </w:t>
      </w:r>
      <w:r w:rsidR="008060CB" w:rsidRPr="00E33468">
        <w:rPr>
          <w:rFonts w:ascii="Sylfaen" w:hAnsi="Sylfaen" w:cs="Sylfaen"/>
        </w:rPr>
        <w:t>უფლებრივი</w:t>
      </w:r>
      <w:r w:rsidR="008060CB" w:rsidRPr="00E33468">
        <w:rPr>
          <w:rFonts w:ascii="Sylfaen" w:hAnsi="Sylfaen"/>
        </w:rPr>
        <w:t xml:space="preserve"> </w:t>
      </w:r>
      <w:r w:rsidR="008060CB" w:rsidRPr="00E33468">
        <w:rPr>
          <w:rFonts w:ascii="Sylfaen" w:hAnsi="Sylfaen" w:cs="Sylfaen"/>
        </w:rPr>
        <w:t>შეზღუდვის</w:t>
      </w:r>
      <w:r w:rsidR="008060CB" w:rsidRPr="00E33468">
        <w:rPr>
          <w:rFonts w:ascii="Sylfaen" w:hAnsi="Sylfaen"/>
        </w:rPr>
        <w:t xml:space="preserve"> </w:t>
      </w:r>
      <w:r w:rsidR="008060CB" w:rsidRPr="00E33468">
        <w:rPr>
          <w:rFonts w:ascii="Sylfaen" w:hAnsi="Sylfaen" w:cs="Sylfaen"/>
        </w:rPr>
        <w:t>ან</w:t>
      </w:r>
      <w:r w:rsidR="008060CB" w:rsidRPr="00E33468">
        <w:rPr>
          <w:rFonts w:ascii="Sylfaen" w:hAnsi="Sylfaen"/>
        </w:rPr>
        <w:t>/</w:t>
      </w:r>
      <w:r w:rsidR="008060CB" w:rsidRPr="00E33468">
        <w:rPr>
          <w:rFonts w:ascii="Sylfaen" w:hAnsi="Sylfaen" w:cs="Sylfaen"/>
        </w:rPr>
        <w:t>და</w:t>
      </w:r>
      <w:r w:rsidR="008060CB" w:rsidRPr="00E33468">
        <w:rPr>
          <w:rFonts w:ascii="Sylfaen" w:hAnsi="Sylfaen"/>
        </w:rPr>
        <w:t xml:space="preserve"> </w:t>
      </w:r>
      <w:r w:rsidR="008060CB" w:rsidRPr="00E33468">
        <w:rPr>
          <w:rFonts w:ascii="Sylfaen" w:hAnsi="Sylfaen" w:cs="Sylfaen"/>
        </w:rPr>
        <w:t>დატვირთვის</w:t>
      </w:r>
      <w:r w:rsidR="008060CB" w:rsidRPr="00E33468">
        <w:rPr>
          <w:rFonts w:ascii="Sylfaen" w:hAnsi="Sylfaen"/>
        </w:rPr>
        <w:t xml:space="preserve"> </w:t>
      </w:r>
      <w:r w:rsidR="0042611B" w:rsidRPr="00E33468">
        <w:rPr>
          <w:rFonts w:ascii="Sylfaen" w:hAnsi="Sylfaen"/>
          <w:lang w:val="ka-GE"/>
        </w:rPr>
        <w:t xml:space="preserve">(სერვიტუტი, უზუფრუქტი, იჯარა, ქირავნობა, </w:t>
      </w:r>
      <w:r w:rsidR="00B907D4" w:rsidRPr="00E33468">
        <w:rPr>
          <w:rFonts w:ascii="Sylfaen" w:hAnsi="Sylfaen"/>
          <w:lang w:val="ka-GE"/>
        </w:rPr>
        <w:t xml:space="preserve">აღნაგობა, </w:t>
      </w:r>
      <w:r w:rsidR="0042611B" w:rsidRPr="00E33468">
        <w:rPr>
          <w:rFonts w:ascii="Sylfaen" w:hAnsi="Sylfaen"/>
          <w:lang w:val="ka-GE"/>
        </w:rPr>
        <w:t xml:space="preserve">იპოთეკა და სხვა, შესაბამისი </w:t>
      </w:r>
      <w:r w:rsidR="0042611B" w:rsidRPr="00E33468">
        <w:rPr>
          <w:rFonts w:ascii="Sylfaen" w:hAnsi="Sylfaen"/>
          <w:lang w:val="ka-GE"/>
        </w:rPr>
        <w:lastRenderedPageBreak/>
        <w:t>ფართობის</w:t>
      </w:r>
      <w:r w:rsidR="00C81FEB" w:rsidRPr="00E33468">
        <w:rPr>
          <w:rFonts w:ascii="Sylfaen" w:hAnsi="Sylfaen"/>
          <w:lang w:val="ka-GE"/>
        </w:rPr>
        <w:t xml:space="preserve"> (კვ.მ)</w:t>
      </w:r>
      <w:r w:rsidR="0042611B" w:rsidRPr="00E33468">
        <w:rPr>
          <w:rFonts w:ascii="Sylfaen" w:hAnsi="Sylfaen"/>
          <w:lang w:val="ka-GE"/>
        </w:rPr>
        <w:t xml:space="preserve"> მითითებით) </w:t>
      </w:r>
      <w:r w:rsidR="008060CB" w:rsidRPr="00E33468">
        <w:rPr>
          <w:rFonts w:ascii="Sylfaen" w:hAnsi="Sylfaen" w:cs="Sylfaen"/>
        </w:rPr>
        <w:t>გრაფიკული</w:t>
      </w:r>
      <w:r w:rsidR="008060CB" w:rsidRPr="00E33468">
        <w:rPr>
          <w:rFonts w:ascii="Sylfaen" w:hAnsi="Sylfaen"/>
        </w:rPr>
        <w:t xml:space="preserve"> </w:t>
      </w:r>
      <w:r w:rsidR="008060CB" w:rsidRPr="00E33468">
        <w:rPr>
          <w:rFonts w:ascii="Sylfaen" w:hAnsi="Sylfaen" w:cs="Sylfaen"/>
        </w:rPr>
        <w:t>საზღვრები</w:t>
      </w:r>
      <w:r w:rsidR="00C13583" w:rsidRPr="00E33468">
        <w:rPr>
          <w:rFonts w:ascii="Sylfaen" w:hAnsi="Sylfaen" w:cs="Sylfaen"/>
        </w:rPr>
        <w:t>ს</w:t>
      </w:r>
      <w:r w:rsidR="008060CB" w:rsidRPr="00E33468">
        <w:rPr>
          <w:rFonts w:ascii="Sylfaen" w:hAnsi="Sylfaen"/>
        </w:rPr>
        <w:t xml:space="preserve"> (</w:t>
      </w:r>
      <w:r w:rsidR="008060CB" w:rsidRPr="00E33468">
        <w:rPr>
          <w:rFonts w:ascii="Sylfaen" w:hAnsi="Sylfaen" w:cs="Sylfaen"/>
        </w:rPr>
        <w:t>გრაფიკულად</w:t>
      </w:r>
      <w:r w:rsidR="008060CB" w:rsidRPr="00E33468">
        <w:rPr>
          <w:rFonts w:ascii="Sylfaen" w:hAnsi="Sylfaen"/>
        </w:rPr>
        <w:t xml:space="preserve"> </w:t>
      </w:r>
      <w:r w:rsidR="008060CB" w:rsidRPr="00E33468">
        <w:rPr>
          <w:rFonts w:ascii="Sylfaen" w:hAnsi="Sylfaen" w:cs="Sylfaen"/>
        </w:rPr>
        <w:t>გამოსახვის</w:t>
      </w:r>
      <w:r w:rsidR="008060CB" w:rsidRPr="00E33468">
        <w:rPr>
          <w:rFonts w:ascii="Sylfaen" w:hAnsi="Sylfaen"/>
        </w:rPr>
        <w:t xml:space="preserve"> </w:t>
      </w:r>
      <w:r w:rsidR="008060CB" w:rsidRPr="00E33468">
        <w:rPr>
          <w:rFonts w:ascii="Sylfaen" w:hAnsi="Sylfaen" w:cs="Sylfaen"/>
        </w:rPr>
        <w:t>და</w:t>
      </w:r>
      <w:r w:rsidR="008060CB" w:rsidRPr="00E33468">
        <w:rPr>
          <w:rFonts w:ascii="Sylfaen" w:hAnsi="Sylfaen"/>
        </w:rPr>
        <w:t xml:space="preserve"> </w:t>
      </w:r>
      <w:r w:rsidR="008060CB" w:rsidRPr="00E33468">
        <w:rPr>
          <w:rFonts w:ascii="Sylfaen" w:hAnsi="Sylfaen" w:cs="Sylfaen"/>
        </w:rPr>
        <w:t>დოკუმენტირების</w:t>
      </w:r>
      <w:r w:rsidR="008060CB" w:rsidRPr="00E33468">
        <w:rPr>
          <w:rFonts w:ascii="Sylfaen" w:hAnsi="Sylfaen"/>
        </w:rPr>
        <w:t xml:space="preserve"> </w:t>
      </w:r>
      <w:r w:rsidR="008060CB" w:rsidRPr="00E33468">
        <w:rPr>
          <w:rFonts w:ascii="Sylfaen" w:hAnsi="Sylfaen" w:cs="Sylfaen"/>
        </w:rPr>
        <w:t>შესაძლებლობის</w:t>
      </w:r>
      <w:r w:rsidR="008060CB" w:rsidRPr="00E33468">
        <w:rPr>
          <w:rFonts w:ascii="Sylfaen" w:hAnsi="Sylfaen"/>
        </w:rPr>
        <w:t xml:space="preserve"> </w:t>
      </w:r>
      <w:r w:rsidR="008060CB" w:rsidRPr="00E33468">
        <w:rPr>
          <w:rFonts w:ascii="Sylfaen" w:hAnsi="Sylfaen" w:cs="Sylfaen"/>
        </w:rPr>
        <w:t>არსებობის</w:t>
      </w:r>
      <w:r w:rsidR="008060CB" w:rsidRPr="00E33468">
        <w:rPr>
          <w:rFonts w:ascii="Sylfaen" w:hAnsi="Sylfaen"/>
        </w:rPr>
        <w:t xml:space="preserve"> </w:t>
      </w:r>
      <w:r w:rsidR="008060CB" w:rsidRPr="00E33468">
        <w:rPr>
          <w:rFonts w:ascii="Sylfaen" w:hAnsi="Sylfaen" w:cs="Sylfaen"/>
        </w:rPr>
        <w:t>შემთხვევაში</w:t>
      </w:r>
      <w:r w:rsidR="008060CB" w:rsidRPr="00E33468">
        <w:rPr>
          <w:rFonts w:ascii="Sylfaen" w:hAnsi="Sylfaen"/>
        </w:rPr>
        <w:t xml:space="preserve">) </w:t>
      </w:r>
      <w:r w:rsidR="008060CB" w:rsidRPr="00E33468">
        <w:rPr>
          <w:rFonts w:ascii="Sylfaen" w:hAnsi="Sylfaen" w:cs="Sylfaen"/>
        </w:rPr>
        <w:t>პირობითი</w:t>
      </w:r>
      <w:r w:rsidR="008060CB" w:rsidRPr="00E33468">
        <w:rPr>
          <w:rFonts w:ascii="Sylfaen" w:hAnsi="Sylfaen"/>
        </w:rPr>
        <w:t xml:space="preserve"> </w:t>
      </w:r>
      <w:r w:rsidR="008060CB" w:rsidRPr="00E33468">
        <w:rPr>
          <w:rFonts w:ascii="Sylfaen" w:hAnsi="Sylfaen" w:cs="Sylfaen"/>
        </w:rPr>
        <w:t>აღნიშვნ</w:t>
      </w:r>
      <w:r w:rsidR="0042611B" w:rsidRPr="00E33468">
        <w:rPr>
          <w:rFonts w:ascii="Sylfaen" w:hAnsi="Sylfaen" w:cs="Sylfaen"/>
          <w:lang w:val="ka-GE"/>
        </w:rPr>
        <w:t xml:space="preserve">ები უნდა გამოისახოს </w:t>
      </w:r>
      <w:r w:rsidR="008060CB" w:rsidRPr="00E33468">
        <w:rPr>
          <w:rFonts w:ascii="Sylfaen" w:hAnsi="Sylfaen" w:cs="Sylfaen"/>
        </w:rPr>
        <w:t>ერთგვაროვან</w:t>
      </w:r>
      <w:r w:rsidR="0042611B" w:rsidRPr="00E33468">
        <w:rPr>
          <w:rFonts w:ascii="Sylfaen" w:hAnsi="Sylfaen" w:cs="Sylfaen"/>
          <w:lang w:val="ka-GE"/>
        </w:rPr>
        <w:t xml:space="preserve">ად, </w:t>
      </w:r>
      <w:r w:rsidR="0042611B" w:rsidRPr="00E33468">
        <w:rPr>
          <w:rFonts w:ascii="Sylfaen" w:hAnsi="Sylfaen"/>
          <w:lang w:val="ka-GE"/>
        </w:rPr>
        <w:t>შემდეგი ნიმუშის მიხედვით:</w:t>
      </w:r>
    </w:p>
    <w:p w14:paraId="3BD6F899" w14:textId="77777777" w:rsidR="004F4BD3" w:rsidRPr="009F0EE4" w:rsidRDefault="002468CA" w:rsidP="009F0EE4">
      <w:pPr>
        <w:pStyle w:val="NoSpacing"/>
        <w:spacing w:line="276" w:lineRule="auto"/>
        <w:jc w:val="both"/>
        <w:rPr>
          <w:rFonts w:ascii="Sylfaen" w:hAnsi="Sylfaen"/>
        </w:rPr>
      </w:pPr>
      <w:r w:rsidRPr="009F0EE4">
        <w:rPr>
          <w:rFonts w:ascii="Sylfaen" w:hAnsi="Sylfaen"/>
          <w:noProof/>
        </w:rPr>
        <w:drawing>
          <wp:inline distT="0" distB="0" distL="0" distR="0" wp14:anchorId="645ED3DD" wp14:editId="5FFE8CD1">
            <wp:extent cx="3000375" cy="3552527"/>
            <wp:effectExtent l="0" t="0" r="0" b="0"/>
            <wp:docPr id="12" name="Picture 12" descr="SHEZGUD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EZGUD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9171" cy="3574782"/>
                    </a:xfrm>
                    <a:prstGeom prst="rect">
                      <a:avLst/>
                    </a:prstGeom>
                    <a:noFill/>
                    <a:ln>
                      <a:noFill/>
                    </a:ln>
                  </pic:spPr>
                </pic:pic>
              </a:graphicData>
            </a:graphic>
          </wp:inline>
        </w:drawing>
      </w:r>
    </w:p>
    <w:p w14:paraId="410BEC75" w14:textId="77777777" w:rsidR="000556B0" w:rsidRPr="009F0EE4" w:rsidRDefault="000556B0" w:rsidP="009F0EE4">
      <w:pPr>
        <w:pStyle w:val="NoSpacing"/>
        <w:spacing w:line="276" w:lineRule="auto"/>
        <w:jc w:val="both"/>
        <w:rPr>
          <w:rFonts w:ascii="Sylfaen" w:hAnsi="Sylfaen"/>
        </w:rPr>
      </w:pPr>
    </w:p>
    <w:p w14:paraId="017B2D68" w14:textId="370643CE" w:rsidR="00213AEA" w:rsidRPr="00E33468" w:rsidRDefault="00920EE3" w:rsidP="001C53C4">
      <w:pPr>
        <w:pStyle w:val="NoSpacing"/>
        <w:spacing w:line="276" w:lineRule="auto"/>
        <w:ind w:firstLine="540"/>
        <w:jc w:val="both"/>
        <w:rPr>
          <w:rFonts w:ascii="Sylfaen" w:hAnsi="Sylfaen"/>
        </w:rPr>
      </w:pPr>
      <w:r>
        <w:rPr>
          <w:rFonts w:ascii="Sylfaen" w:hAnsi="Sylfaen"/>
          <w:lang w:val="ka-GE"/>
        </w:rPr>
        <w:t>დ</w:t>
      </w:r>
      <w:r w:rsidR="0042611B" w:rsidRPr="00E33468">
        <w:rPr>
          <w:rFonts w:ascii="Sylfaen" w:hAnsi="Sylfaen"/>
          <w:lang w:val="ka-GE"/>
        </w:rPr>
        <w:t>)</w:t>
      </w:r>
      <w:r w:rsidR="00213AEA" w:rsidRPr="00E33468">
        <w:rPr>
          <w:rFonts w:ascii="Sylfaen" w:hAnsi="Sylfaen"/>
        </w:rPr>
        <w:t xml:space="preserve"> </w:t>
      </w:r>
      <w:r w:rsidR="00213AEA" w:rsidRPr="00E33468">
        <w:rPr>
          <w:rFonts w:ascii="Sylfaen" w:hAnsi="Sylfaen" w:cs="Sylfaen"/>
        </w:rPr>
        <w:t>კომპანიის</w:t>
      </w:r>
      <w:r w:rsidR="00213AEA" w:rsidRPr="00E33468">
        <w:rPr>
          <w:rFonts w:ascii="Sylfaen" w:hAnsi="Sylfaen"/>
        </w:rPr>
        <w:t xml:space="preserve"> </w:t>
      </w:r>
      <w:r w:rsidR="00213AEA" w:rsidRPr="00E33468">
        <w:rPr>
          <w:rFonts w:ascii="Sylfaen" w:hAnsi="Sylfaen" w:cs="Sylfaen"/>
        </w:rPr>
        <w:t>რეკვიზიტებ</w:t>
      </w:r>
      <w:r w:rsidR="00AE0609" w:rsidRPr="00E33468">
        <w:rPr>
          <w:rFonts w:ascii="Sylfaen" w:hAnsi="Sylfaen" w:cs="Sylfaen"/>
        </w:rPr>
        <w:t>ს</w:t>
      </w:r>
      <w:r w:rsidR="00213AEA" w:rsidRPr="00E33468">
        <w:rPr>
          <w:rFonts w:ascii="Sylfaen" w:hAnsi="Sylfaen"/>
        </w:rPr>
        <w:t xml:space="preserve"> </w:t>
      </w:r>
      <w:r w:rsidR="00213AEA" w:rsidRPr="00E33468">
        <w:rPr>
          <w:rFonts w:ascii="Sylfaen" w:hAnsi="Sylfaen" w:cs="Sylfaen"/>
        </w:rPr>
        <w:t>და</w:t>
      </w:r>
      <w:r w:rsidR="00213AEA" w:rsidRPr="00E33468">
        <w:rPr>
          <w:rFonts w:ascii="Sylfaen" w:hAnsi="Sylfaen"/>
        </w:rPr>
        <w:t xml:space="preserve"> </w:t>
      </w:r>
      <w:r w:rsidR="0042611B" w:rsidRPr="00E33468">
        <w:rPr>
          <w:rFonts w:ascii="Sylfaen" w:hAnsi="Sylfaen"/>
          <w:lang w:val="ka-GE"/>
        </w:rPr>
        <w:t>ემბლემას/</w:t>
      </w:r>
      <w:r w:rsidR="00213AEA" w:rsidRPr="00E33468">
        <w:rPr>
          <w:rFonts w:ascii="Sylfaen" w:hAnsi="Sylfaen" w:cs="Sylfaen"/>
        </w:rPr>
        <w:t>ლოგო</w:t>
      </w:r>
      <w:r w:rsidR="00AE0609" w:rsidRPr="00E33468">
        <w:rPr>
          <w:rFonts w:ascii="Sylfaen" w:hAnsi="Sylfaen" w:cs="Sylfaen"/>
        </w:rPr>
        <w:t>ს</w:t>
      </w:r>
      <w:r w:rsidR="00843DF8" w:rsidRPr="00E33468">
        <w:rPr>
          <w:rFonts w:ascii="Sylfaen" w:hAnsi="Sylfaen"/>
        </w:rPr>
        <w:t xml:space="preserve"> (</w:t>
      </w:r>
      <w:r w:rsidR="00843DF8" w:rsidRPr="00E33468">
        <w:rPr>
          <w:rFonts w:ascii="Sylfaen" w:hAnsi="Sylfaen" w:cs="Sylfaen"/>
        </w:rPr>
        <w:t>ასეთის</w:t>
      </w:r>
      <w:r w:rsidR="00843DF8" w:rsidRPr="00E33468">
        <w:rPr>
          <w:rFonts w:ascii="Sylfaen" w:hAnsi="Sylfaen"/>
        </w:rPr>
        <w:t xml:space="preserve"> </w:t>
      </w:r>
      <w:r w:rsidR="00843DF8" w:rsidRPr="00E33468">
        <w:rPr>
          <w:rFonts w:ascii="Sylfaen" w:hAnsi="Sylfaen" w:cs="Sylfaen"/>
        </w:rPr>
        <w:t>არსებობის</w:t>
      </w:r>
      <w:r w:rsidR="00843DF8" w:rsidRPr="00E33468">
        <w:rPr>
          <w:rFonts w:ascii="Sylfaen" w:hAnsi="Sylfaen"/>
        </w:rPr>
        <w:t xml:space="preserve"> </w:t>
      </w:r>
      <w:r w:rsidR="00843DF8" w:rsidRPr="00E33468">
        <w:rPr>
          <w:rFonts w:ascii="Sylfaen" w:hAnsi="Sylfaen" w:cs="Sylfaen"/>
        </w:rPr>
        <w:t>შემთხვევაში</w:t>
      </w:r>
      <w:r w:rsidR="00843DF8" w:rsidRPr="00E33468">
        <w:rPr>
          <w:rFonts w:ascii="Sylfaen" w:hAnsi="Sylfaen"/>
        </w:rPr>
        <w:t>)</w:t>
      </w:r>
      <w:r w:rsidR="00227D72">
        <w:rPr>
          <w:rFonts w:ascii="Sylfaen" w:hAnsi="Sylfaen"/>
          <w:lang w:val="ka-GE"/>
        </w:rPr>
        <w:t>;</w:t>
      </w:r>
    </w:p>
    <w:p w14:paraId="6D89ADA5" w14:textId="06640736" w:rsidR="00863947" w:rsidRPr="009F0EE4" w:rsidRDefault="00227D72" w:rsidP="00612151">
      <w:pPr>
        <w:pStyle w:val="NoSpacing"/>
        <w:spacing w:line="276" w:lineRule="auto"/>
        <w:ind w:firstLine="540"/>
        <w:jc w:val="both"/>
        <w:rPr>
          <w:rFonts w:ascii="Sylfaen" w:hAnsi="Sylfaen"/>
        </w:rPr>
      </w:pPr>
      <w:r>
        <w:rPr>
          <w:rFonts w:ascii="Sylfaen" w:hAnsi="Sylfaen"/>
          <w:lang w:val="ka-GE"/>
        </w:rPr>
        <w:t>ვ)</w:t>
      </w:r>
      <w:r w:rsidR="00920EE3">
        <w:rPr>
          <w:rFonts w:ascii="Sylfaen" w:hAnsi="Sylfaen"/>
          <w:lang w:val="ka-GE"/>
        </w:rPr>
        <w:t xml:space="preserve"> </w:t>
      </w:r>
      <w:r w:rsidR="008060CB" w:rsidRPr="00E151B7">
        <w:rPr>
          <w:rFonts w:ascii="Sylfaen" w:hAnsi="Sylfaen" w:cs="Sylfaen"/>
        </w:rPr>
        <w:t>პირობით</w:t>
      </w:r>
      <w:r w:rsidR="008060CB" w:rsidRPr="00E33468">
        <w:rPr>
          <w:rFonts w:ascii="Sylfaen" w:hAnsi="Sylfaen"/>
        </w:rPr>
        <w:t xml:space="preserve"> </w:t>
      </w:r>
      <w:r w:rsidR="008060CB" w:rsidRPr="00E33468">
        <w:rPr>
          <w:rFonts w:ascii="Sylfaen" w:hAnsi="Sylfaen" w:cs="Sylfaen"/>
        </w:rPr>
        <w:t>აღნიშვნებ</w:t>
      </w:r>
      <w:r w:rsidR="00AE0609" w:rsidRPr="00E33468">
        <w:rPr>
          <w:rFonts w:ascii="Sylfaen" w:hAnsi="Sylfaen" w:cs="Sylfaen"/>
        </w:rPr>
        <w:t>ს</w:t>
      </w:r>
      <w:r w:rsidR="008060CB" w:rsidRPr="00E33468">
        <w:rPr>
          <w:rFonts w:ascii="Sylfaen" w:hAnsi="Sylfaen"/>
        </w:rPr>
        <w:t xml:space="preserve">, </w:t>
      </w:r>
      <w:r w:rsidR="008060CB" w:rsidRPr="00E33468">
        <w:rPr>
          <w:rFonts w:ascii="Sylfaen" w:hAnsi="Sylfaen" w:cs="Sylfaen"/>
        </w:rPr>
        <w:t>რომლითაც</w:t>
      </w:r>
      <w:r w:rsidR="008060CB" w:rsidRPr="00E33468">
        <w:rPr>
          <w:rFonts w:ascii="Sylfaen" w:hAnsi="Sylfaen"/>
        </w:rPr>
        <w:t xml:space="preserve"> </w:t>
      </w:r>
      <w:r w:rsidR="008060CB" w:rsidRPr="00E33468">
        <w:rPr>
          <w:rFonts w:ascii="Sylfaen" w:hAnsi="Sylfaen" w:cs="Sylfaen"/>
        </w:rPr>
        <w:t>წარმოდგენილი</w:t>
      </w:r>
      <w:r w:rsidR="008060CB" w:rsidRPr="00E33468">
        <w:rPr>
          <w:rFonts w:ascii="Sylfaen" w:hAnsi="Sylfaen"/>
        </w:rPr>
        <w:t xml:space="preserve"> </w:t>
      </w:r>
      <w:r w:rsidR="008060CB" w:rsidRPr="00E33468">
        <w:rPr>
          <w:rFonts w:ascii="Sylfaen" w:hAnsi="Sylfaen" w:cs="Sylfaen"/>
        </w:rPr>
        <w:t>უნდა</w:t>
      </w:r>
      <w:r w:rsidR="008060CB" w:rsidRPr="00E33468">
        <w:rPr>
          <w:rFonts w:ascii="Sylfaen" w:hAnsi="Sylfaen"/>
        </w:rPr>
        <w:t xml:space="preserve"> </w:t>
      </w:r>
      <w:r w:rsidR="008060CB" w:rsidRPr="00E33468">
        <w:rPr>
          <w:rFonts w:ascii="Sylfaen" w:hAnsi="Sylfaen" w:cs="Sylfaen"/>
        </w:rPr>
        <w:t>იყოს</w:t>
      </w:r>
      <w:r w:rsidR="000556B0" w:rsidRPr="00E33468">
        <w:rPr>
          <w:rFonts w:ascii="Sylfaen" w:hAnsi="Sylfaen"/>
        </w:rPr>
        <w:t xml:space="preserve"> </w:t>
      </w:r>
      <w:r w:rsidR="008060CB" w:rsidRPr="00E33468">
        <w:rPr>
          <w:rFonts w:ascii="Sylfaen" w:hAnsi="Sylfaen" w:cs="Sylfaen"/>
        </w:rPr>
        <w:t>გრაფიკული</w:t>
      </w:r>
      <w:r w:rsidR="000556B0" w:rsidRPr="00E33468">
        <w:rPr>
          <w:rFonts w:ascii="Sylfaen" w:hAnsi="Sylfaen"/>
        </w:rPr>
        <w:t xml:space="preserve"> </w:t>
      </w:r>
      <w:r w:rsidR="008060CB" w:rsidRPr="00E33468">
        <w:rPr>
          <w:rFonts w:ascii="Sylfaen" w:hAnsi="Sylfaen" w:cs="Sylfaen"/>
        </w:rPr>
        <w:t>ინფორმაცია</w:t>
      </w:r>
      <w:r w:rsidR="00EC4CCE" w:rsidRPr="00E33468">
        <w:rPr>
          <w:rFonts w:ascii="Sylfaen" w:hAnsi="Sylfaen"/>
        </w:rPr>
        <w:t xml:space="preserve"> (</w:t>
      </w:r>
      <w:r w:rsidR="00EC4CCE" w:rsidRPr="00E33468">
        <w:rPr>
          <w:rFonts w:ascii="Sylfaen" w:hAnsi="Sylfaen" w:cs="Sylfaen"/>
        </w:rPr>
        <w:t>სხვა</w:t>
      </w:r>
      <w:r w:rsidR="00EC4CCE" w:rsidRPr="00E33468">
        <w:rPr>
          <w:rFonts w:ascii="Sylfaen" w:hAnsi="Sylfaen"/>
        </w:rPr>
        <w:t xml:space="preserve"> </w:t>
      </w:r>
      <w:r w:rsidR="00BA148B" w:rsidRPr="00E33468">
        <w:rPr>
          <w:rFonts w:ascii="Sylfaen" w:hAnsi="Sylfaen" w:cs="Sylfaen"/>
        </w:rPr>
        <w:t>ობიექტების</w:t>
      </w:r>
      <w:r w:rsidR="00BA148B" w:rsidRPr="00E33468">
        <w:rPr>
          <w:rFonts w:ascii="Sylfaen" w:hAnsi="Sylfaen"/>
        </w:rPr>
        <w:t xml:space="preserve"> </w:t>
      </w:r>
      <w:r w:rsidR="00BA148B" w:rsidRPr="00E33468">
        <w:rPr>
          <w:rFonts w:ascii="Sylfaen" w:hAnsi="Sylfaen" w:cs="Sylfaen"/>
        </w:rPr>
        <w:t>დატანის</w:t>
      </w:r>
      <w:r w:rsidR="00BA148B" w:rsidRPr="00E33468">
        <w:rPr>
          <w:rFonts w:ascii="Sylfaen" w:hAnsi="Sylfaen"/>
        </w:rPr>
        <w:t xml:space="preserve"> </w:t>
      </w:r>
      <w:r w:rsidR="00BA148B" w:rsidRPr="00E33468">
        <w:rPr>
          <w:rFonts w:ascii="Sylfaen" w:hAnsi="Sylfaen" w:cs="Sylfaen"/>
        </w:rPr>
        <w:t>აუცილებლობის</w:t>
      </w:r>
      <w:r w:rsidR="00BA148B" w:rsidRPr="00E33468">
        <w:rPr>
          <w:rFonts w:ascii="Sylfaen" w:hAnsi="Sylfaen"/>
        </w:rPr>
        <w:t xml:space="preserve"> </w:t>
      </w:r>
      <w:r w:rsidR="00BA148B" w:rsidRPr="00E33468">
        <w:rPr>
          <w:rFonts w:ascii="Sylfaen" w:hAnsi="Sylfaen" w:cs="Sylfaen"/>
        </w:rPr>
        <w:t>შემთხვევაში</w:t>
      </w:r>
      <w:r w:rsidR="00BA148B" w:rsidRPr="00E33468">
        <w:rPr>
          <w:rFonts w:ascii="Sylfaen" w:hAnsi="Sylfaen"/>
        </w:rPr>
        <w:t xml:space="preserve"> </w:t>
      </w:r>
      <w:r w:rsidR="00BA148B" w:rsidRPr="00E33468">
        <w:rPr>
          <w:rFonts w:ascii="Sylfaen" w:hAnsi="Sylfaen" w:cs="Sylfaen"/>
        </w:rPr>
        <w:t>შესაბამისი</w:t>
      </w:r>
      <w:r w:rsidR="003C4D76" w:rsidRPr="00E33468">
        <w:rPr>
          <w:rFonts w:ascii="Sylfaen" w:hAnsi="Sylfaen"/>
        </w:rPr>
        <w:t xml:space="preserve"> </w:t>
      </w:r>
      <w:r w:rsidR="003C4D76" w:rsidRPr="00E33468">
        <w:rPr>
          <w:rFonts w:ascii="Sylfaen" w:hAnsi="Sylfaen" w:cs="Sylfaen"/>
        </w:rPr>
        <w:t>აღნიშ</w:t>
      </w:r>
      <w:r w:rsidR="00EC4CCE" w:rsidRPr="00E33468">
        <w:rPr>
          <w:rFonts w:ascii="Sylfaen" w:hAnsi="Sylfaen" w:cs="Sylfaen"/>
        </w:rPr>
        <w:t>ვ</w:t>
      </w:r>
      <w:r w:rsidR="003C4D76" w:rsidRPr="00E33468">
        <w:rPr>
          <w:rFonts w:ascii="Sylfaen" w:hAnsi="Sylfaen" w:cs="Sylfaen"/>
        </w:rPr>
        <w:t>ნ</w:t>
      </w:r>
      <w:r w:rsidR="00EC4CCE" w:rsidRPr="00E33468">
        <w:rPr>
          <w:rFonts w:ascii="Sylfaen" w:hAnsi="Sylfaen" w:cs="Sylfaen"/>
        </w:rPr>
        <w:t>ა</w:t>
      </w:r>
      <w:r w:rsidR="00BA148B" w:rsidRPr="00E33468">
        <w:rPr>
          <w:rFonts w:ascii="Sylfaen" w:hAnsi="Sylfaen"/>
        </w:rPr>
        <w:t xml:space="preserve"> </w:t>
      </w:r>
      <w:r w:rsidR="00BA148B" w:rsidRPr="00E33468">
        <w:rPr>
          <w:rFonts w:ascii="Sylfaen" w:hAnsi="Sylfaen" w:cs="Sylfaen"/>
        </w:rPr>
        <w:t>ლეგენდა</w:t>
      </w:r>
      <w:r w:rsidR="00EC4CCE" w:rsidRPr="00E33468">
        <w:rPr>
          <w:rFonts w:ascii="Sylfaen" w:hAnsi="Sylfaen" w:cs="Sylfaen"/>
        </w:rPr>
        <w:t>ში</w:t>
      </w:r>
      <w:r w:rsidR="0042611B" w:rsidRPr="00E33468">
        <w:rPr>
          <w:rFonts w:ascii="Sylfaen" w:hAnsi="Sylfaen" w:cs="Sylfaen"/>
          <w:lang w:val="ka-GE"/>
        </w:rPr>
        <w:t xml:space="preserve"> </w:t>
      </w:r>
      <w:r w:rsidR="0042611B" w:rsidRPr="00E33468">
        <w:rPr>
          <w:rFonts w:ascii="Sylfaen" w:hAnsi="Sylfaen" w:cs="Sylfaen"/>
        </w:rPr>
        <w:t>უნდა</w:t>
      </w:r>
      <w:r w:rsidR="0042611B" w:rsidRPr="00E33468">
        <w:rPr>
          <w:rFonts w:ascii="Sylfaen" w:hAnsi="Sylfaen"/>
        </w:rPr>
        <w:t xml:space="preserve"> </w:t>
      </w:r>
      <w:r w:rsidR="0042611B" w:rsidRPr="00E33468">
        <w:rPr>
          <w:rFonts w:ascii="Sylfaen" w:hAnsi="Sylfaen" w:cs="Sylfaen"/>
        </w:rPr>
        <w:t>დაემატოს</w:t>
      </w:r>
      <w:r w:rsidR="00BA148B" w:rsidRPr="00E33468">
        <w:rPr>
          <w:rFonts w:ascii="Sylfaen" w:hAnsi="Sylfaen"/>
        </w:rPr>
        <w:t>).</w:t>
      </w:r>
      <w:r w:rsidR="00080327" w:rsidRPr="00E33468">
        <w:rPr>
          <w:rFonts w:ascii="Sylfaen" w:hAnsi="Sylfaen"/>
          <w:lang w:val="ka-GE"/>
        </w:rPr>
        <w:t xml:space="preserve"> </w:t>
      </w:r>
      <w:r w:rsidR="00080327" w:rsidRPr="00E33468">
        <w:rPr>
          <w:rFonts w:ascii="Sylfaen" w:hAnsi="Sylfaen" w:cs="Sylfaen"/>
        </w:rPr>
        <w:t>პირობითი</w:t>
      </w:r>
      <w:r w:rsidR="00080327" w:rsidRPr="00E33468">
        <w:rPr>
          <w:rFonts w:ascii="Sylfaen" w:hAnsi="Sylfaen"/>
        </w:rPr>
        <w:t xml:space="preserve"> </w:t>
      </w:r>
      <w:r w:rsidR="00080327" w:rsidRPr="00E33468">
        <w:rPr>
          <w:rFonts w:ascii="Sylfaen" w:hAnsi="Sylfaen" w:cs="Sylfaen"/>
        </w:rPr>
        <w:t>აღნიშვნები მიე</w:t>
      </w:r>
      <w:r w:rsidR="00080327" w:rsidRPr="00E33468">
        <w:rPr>
          <w:rFonts w:ascii="Sylfaen" w:hAnsi="Sylfaen" w:cs="Sylfaen"/>
          <w:lang w:val="ka-GE"/>
        </w:rPr>
        <w:t>თითება შემდეგი</w:t>
      </w:r>
      <w:r w:rsidR="00080327" w:rsidRPr="00E33468">
        <w:rPr>
          <w:rFonts w:ascii="Sylfaen" w:hAnsi="Sylfaen"/>
        </w:rPr>
        <w:t xml:space="preserve"> </w:t>
      </w:r>
      <w:r w:rsidR="00080327" w:rsidRPr="00E33468">
        <w:rPr>
          <w:rFonts w:ascii="Sylfaen" w:hAnsi="Sylfaen" w:cs="Sylfaen"/>
        </w:rPr>
        <w:t>ნიმუში</w:t>
      </w:r>
      <w:r w:rsidR="00080327" w:rsidRPr="00E33468">
        <w:rPr>
          <w:rFonts w:ascii="Sylfaen" w:hAnsi="Sylfaen" w:cs="Sylfaen"/>
          <w:lang w:val="ka-GE"/>
        </w:rPr>
        <w:t>ს მიხედვით</w:t>
      </w:r>
      <w:r w:rsidR="00080327" w:rsidRPr="00E33468">
        <w:rPr>
          <w:rFonts w:ascii="Sylfaen" w:hAnsi="Sylfaen"/>
        </w:rPr>
        <w:t>:</w:t>
      </w:r>
    </w:p>
    <w:p w14:paraId="55D77BFE" w14:textId="77777777" w:rsidR="001615F4" w:rsidRPr="009F0EE4" w:rsidRDefault="002468CA" w:rsidP="009F0EE4">
      <w:pPr>
        <w:pStyle w:val="NoSpacing"/>
        <w:spacing w:line="276" w:lineRule="auto"/>
        <w:jc w:val="both"/>
        <w:rPr>
          <w:rFonts w:ascii="Sylfaen" w:hAnsi="Sylfaen"/>
        </w:rPr>
      </w:pPr>
      <w:r w:rsidRPr="009F0EE4">
        <w:rPr>
          <w:rFonts w:ascii="Sylfaen" w:hAnsi="Sylfaen"/>
          <w:noProof/>
        </w:rPr>
        <w:drawing>
          <wp:inline distT="0" distB="0" distL="0" distR="0" wp14:anchorId="0E44B878" wp14:editId="1667E3FF">
            <wp:extent cx="5569505" cy="2562225"/>
            <wp:effectExtent l="0" t="0" r="0" b="0"/>
            <wp:docPr id="13" name="Picture 13" descr="ლეგენდ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ლეგენდა"/>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6704" cy="2570137"/>
                    </a:xfrm>
                    <a:prstGeom prst="rect">
                      <a:avLst/>
                    </a:prstGeom>
                    <a:noFill/>
                    <a:ln>
                      <a:noFill/>
                    </a:ln>
                  </pic:spPr>
                </pic:pic>
              </a:graphicData>
            </a:graphic>
          </wp:inline>
        </w:drawing>
      </w:r>
    </w:p>
    <w:p w14:paraId="46BC979D" w14:textId="77777777" w:rsidR="004F3FC9" w:rsidRPr="009F0EE4" w:rsidRDefault="004F3FC9" w:rsidP="009F0EE4">
      <w:pPr>
        <w:pStyle w:val="NoSpacing"/>
        <w:spacing w:line="276" w:lineRule="auto"/>
        <w:jc w:val="both"/>
        <w:rPr>
          <w:rFonts w:ascii="Sylfaen" w:hAnsi="Sylfaen"/>
        </w:rPr>
      </w:pPr>
    </w:p>
    <w:p w14:paraId="3307009D" w14:textId="77777777" w:rsidR="001D088F" w:rsidRDefault="001D088F" w:rsidP="001C53C4">
      <w:pPr>
        <w:pStyle w:val="NoSpacing"/>
        <w:spacing w:line="276" w:lineRule="auto"/>
        <w:ind w:firstLine="540"/>
        <w:jc w:val="both"/>
        <w:rPr>
          <w:rFonts w:ascii="Sylfaen" w:hAnsi="Sylfaen"/>
          <w:lang w:val="ka-GE"/>
        </w:rPr>
      </w:pPr>
    </w:p>
    <w:p w14:paraId="1652C383" w14:textId="77777777" w:rsidR="001D088F" w:rsidRDefault="001D088F" w:rsidP="001C53C4">
      <w:pPr>
        <w:pStyle w:val="NoSpacing"/>
        <w:spacing w:line="276" w:lineRule="auto"/>
        <w:ind w:firstLine="540"/>
        <w:jc w:val="both"/>
        <w:rPr>
          <w:rFonts w:ascii="Sylfaen" w:hAnsi="Sylfaen"/>
          <w:lang w:val="ka-GE"/>
        </w:rPr>
      </w:pPr>
    </w:p>
    <w:p w14:paraId="4C1141CB" w14:textId="46756022" w:rsidR="008060CB" w:rsidRPr="00455B01" w:rsidRDefault="00920EE3" w:rsidP="001C53C4">
      <w:pPr>
        <w:pStyle w:val="NoSpacing"/>
        <w:spacing w:line="276" w:lineRule="auto"/>
        <w:ind w:firstLine="540"/>
        <w:jc w:val="both"/>
        <w:rPr>
          <w:rFonts w:ascii="Sylfaen" w:hAnsi="Sylfaen"/>
          <w:lang w:val="ka-GE"/>
        </w:rPr>
      </w:pPr>
      <w:r>
        <w:rPr>
          <w:rFonts w:ascii="Sylfaen" w:hAnsi="Sylfaen"/>
          <w:lang w:val="ka-GE"/>
        </w:rPr>
        <w:t>2</w:t>
      </w:r>
      <w:r w:rsidR="008060CB" w:rsidRPr="00E33468">
        <w:rPr>
          <w:rFonts w:ascii="Sylfaen" w:hAnsi="Sylfaen"/>
        </w:rPr>
        <w:t xml:space="preserve">. </w:t>
      </w:r>
      <w:r w:rsidR="007C747F" w:rsidRPr="00E33468">
        <w:rPr>
          <w:rFonts w:ascii="Sylfaen" w:hAnsi="Sylfaen" w:cs="Sylfaen"/>
        </w:rPr>
        <w:t>შენობა</w:t>
      </w:r>
      <w:r w:rsidR="007C747F" w:rsidRPr="00E33468">
        <w:rPr>
          <w:rFonts w:ascii="Sylfaen" w:hAnsi="Sylfaen"/>
        </w:rPr>
        <w:t>-</w:t>
      </w:r>
      <w:r w:rsidR="007C747F" w:rsidRPr="00E33468">
        <w:rPr>
          <w:rFonts w:ascii="Sylfaen" w:hAnsi="Sylfaen" w:cs="Sylfaen"/>
        </w:rPr>
        <w:t>ნაგებობის</w:t>
      </w:r>
      <w:r w:rsidR="007C747F" w:rsidRPr="00E33468">
        <w:rPr>
          <w:rFonts w:ascii="Sylfaen" w:hAnsi="Sylfaen"/>
        </w:rPr>
        <w:t xml:space="preserve"> </w:t>
      </w:r>
      <w:r w:rsidR="007C747F" w:rsidRPr="00E33468">
        <w:rPr>
          <w:rFonts w:ascii="Sylfaen" w:hAnsi="Sylfaen" w:cs="Sylfaen"/>
        </w:rPr>
        <w:t>ერთეულების</w:t>
      </w:r>
      <w:r w:rsidR="007C747F" w:rsidRPr="00E33468">
        <w:rPr>
          <w:rFonts w:ascii="Sylfaen" w:hAnsi="Sylfaen"/>
        </w:rPr>
        <w:t xml:space="preserve"> </w:t>
      </w:r>
      <w:r w:rsidR="007C747F" w:rsidRPr="00E33468">
        <w:rPr>
          <w:rFonts w:ascii="Sylfaen" w:hAnsi="Sylfaen" w:cs="Sylfaen"/>
        </w:rPr>
        <w:t>დ</w:t>
      </w:r>
      <w:r w:rsidR="008060CB" w:rsidRPr="00E33468">
        <w:rPr>
          <w:rFonts w:ascii="Sylfaen" w:hAnsi="Sylfaen" w:cs="Sylfaen"/>
        </w:rPr>
        <w:t>აყოფის</w:t>
      </w:r>
      <w:r w:rsidR="008060CB" w:rsidRPr="00E33468">
        <w:rPr>
          <w:rFonts w:ascii="Sylfaen" w:hAnsi="Sylfaen"/>
        </w:rPr>
        <w:t xml:space="preserve"> </w:t>
      </w:r>
      <w:r w:rsidR="007C747F" w:rsidRPr="00E33468">
        <w:rPr>
          <w:rFonts w:ascii="Sylfaen" w:hAnsi="Sylfaen" w:cs="Sylfaen"/>
        </w:rPr>
        <w:t>შემთხვევაში</w:t>
      </w:r>
      <w:r w:rsidR="008060CB" w:rsidRPr="00E33468">
        <w:rPr>
          <w:rFonts w:ascii="Sylfaen" w:hAnsi="Sylfaen"/>
        </w:rPr>
        <w:t xml:space="preserve"> </w:t>
      </w:r>
      <w:r w:rsidR="00D94715" w:rsidRPr="00E33468">
        <w:rPr>
          <w:rFonts w:ascii="Sylfaen" w:hAnsi="Sylfaen" w:cs="Sylfaen"/>
        </w:rPr>
        <w:t>შიდა</w:t>
      </w:r>
      <w:r w:rsidR="00D94715" w:rsidRPr="00E33468">
        <w:rPr>
          <w:rFonts w:ascii="Sylfaen" w:hAnsi="Sylfaen"/>
        </w:rPr>
        <w:t xml:space="preserve"> </w:t>
      </w:r>
      <w:r w:rsidR="008060CB" w:rsidRPr="00E33468">
        <w:rPr>
          <w:rFonts w:ascii="Sylfaen" w:hAnsi="Sylfaen" w:cs="Sylfaen"/>
        </w:rPr>
        <w:t>აზომვითი</w:t>
      </w:r>
      <w:r w:rsidR="008060CB" w:rsidRPr="00E33468">
        <w:rPr>
          <w:rFonts w:ascii="Sylfaen" w:hAnsi="Sylfaen"/>
        </w:rPr>
        <w:t xml:space="preserve"> </w:t>
      </w:r>
      <w:r w:rsidR="008060CB" w:rsidRPr="00E33468">
        <w:rPr>
          <w:rFonts w:ascii="Sylfaen" w:hAnsi="Sylfaen" w:cs="Sylfaen"/>
        </w:rPr>
        <w:t>ნახაზის</w:t>
      </w:r>
      <w:r w:rsidR="008060CB" w:rsidRPr="00E33468">
        <w:rPr>
          <w:rFonts w:ascii="Sylfaen" w:hAnsi="Sylfaen"/>
        </w:rPr>
        <w:t xml:space="preserve"> </w:t>
      </w:r>
      <w:r w:rsidR="007626D6" w:rsidRPr="00E33468">
        <w:rPr>
          <w:rFonts w:ascii="Sylfaen" w:hAnsi="Sylfaen" w:cs="Sylfaen"/>
        </w:rPr>
        <w:t>ციფრულ</w:t>
      </w:r>
      <w:r w:rsidR="007626D6" w:rsidRPr="00E33468">
        <w:rPr>
          <w:rFonts w:ascii="Sylfaen" w:hAnsi="Sylfaen"/>
        </w:rPr>
        <w:t xml:space="preserve"> </w:t>
      </w:r>
      <w:r w:rsidR="008060CB" w:rsidRPr="00E33468">
        <w:rPr>
          <w:rFonts w:ascii="Sylfaen" w:hAnsi="Sylfaen" w:cs="Sylfaen"/>
        </w:rPr>
        <w:t>და</w:t>
      </w:r>
      <w:r w:rsidR="008060CB" w:rsidRPr="00E33468">
        <w:rPr>
          <w:rFonts w:ascii="Sylfaen" w:hAnsi="Sylfaen"/>
        </w:rPr>
        <w:t xml:space="preserve"> </w:t>
      </w:r>
      <w:r w:rsidR="008060CB" w:rsidRPr="00E33468">
        <w:rPr>
          <w:rFonts w:ascii="Sylfaen" w:hAnsi="Sylfaen" w:cs="Sylfaen"/>
        </w:rPr>
        <w:t>ქაღალდის</w:t>
      </w:r>
      <w:r w:rsidR="008060CB" w:rsidRPr="00E33468">
        <w:rPr>
          <w:rFonts w:ascii="Sylfaen" w:hAnsi="Sylfaen"/>
        </w:rPr>
        <w:t xml:space="preserve"> </w:t>
      </w:r>
      <w:r w:rsidR="008060CB" w:rsidRPr="00E33468">
        <w:rPr>
          <w:rFonts w:ascii="Sylfaen" w:hAnsi="Sylfaen" w:cs="Sylfaen"/>
        </w:rPr>
        <w:t>ვერსიებს</w:t>
      </w:r>
      <w:r w:rsidR="008060CB" w:rsidRPr="00E33468">
        <w:rPr>
          <w:rFonts w:ascii="Sylfaen" w:hAnsi="Sylfaen"/>
        </w:rPr>
        <w:t xml:space="preserve"> </w:t>
      </w:r>
      <w:r w:rsidR="008060CB" w:rsidRPr="00E33468">
        <w:rPr>
          <w:rFonts w:ascii="Sylfaen" w:hAnsi="Sylfaen" w:cs="Sylfaen"/>
        </w:rPr>
        <w:t>დამატებით</w:t>
      </w:r>
      <w:r w:rsidR="008060CB" w:rsidRPr="00E33468">
        <w:rPr>
          <w:rFonts w:ascii="Sylfaen" w:hAnsi="Sylfaen"/>
        </w:rPr>
        <w:t xml:space="preserve"> </w:t>
      </w:r>
      <w:r w:rsidR="00D94715" w:rsidRPr="00E33468">
        <w:rPr>
          <w:rFonts w:ascii="Sylfaen" w:hAnsi="Sylfaen" w:cs="Sylfaen"/>
        </w:rPr>
        <w:t>უნდა</w:t>
      </w:r>
      <w:r w:rsidR="004F3FC9" w:rsidRPr="00E33468">
        <w:rPr>
          <w:rFonts w:ascii="Sylfaen" w:hAnsi="Sylfaen"/>
        </w:rPr>
        <w:t xml:space="preserve"> </w:t>
      </w:r>
      <w:r w:rsidR="004F3FC9" w:rsidRPr="00E33468">
        <w:rPr>
          <w:rFonts w:ascii="Sylfaen" w:hAnsi="Sylfaen" w:cs="Sylfaen"/>
        </w:rPr>
        <w:t>დაერთოს</w:t>
      </w:r>
      <w:r w:rsidR="004F3FC9" w:rsidRPr="00E33468">
        <w:rPr>
          <w:rFonts w:ascii="Sylfaen" w:hAnsi="Sylfaen"/>
        </w:rPr>
        <w:t xml:space="preserve"> </w:t>
      </w:r>
      <w:r w:rsidR="004F3FC9" w:rsidRPr="00E33468">
        <w:rPr>
          <w:rFonts w:ascii="Sylfaen" w:hAnsi="Sylfaen" w:cs="Sylfaen"/>
        </w:rPr>
        <w:t>დ</w:t>
      </w:r>
      <w:r w:rsidR="008060CB" w:rsidRPr="00E33468">
        <w:rPr>
          <w:rFonts w:ascii="Sylfaen" w:hAnsi="Sylfaen" w:cs="Sylfaen"/>
        </w:rPr>
        <w:t>აყ</w:t>
      </w:r>
      <w:r w:rsidR="004F3FC9" w:rsidRPr="00E33468">
        <w:rPr>
          <w:rFonts w:ascii="Sylfaen" w:hAnsi="Sylfaen" w:cs="Sylfaen"/>
        </w:rPr>
        <w:t>ოფის</w:t>
      </w:r>
      <w:r w:rsidR="004F3FC9" w:rsidRPr="00E33468">
        <w:rPr>
          <w:rFonts w:ascii="Sylfaen" w:hAnsi="Sylfaen"/>
        </w:rPr>
        <w:t xml:space="preserve"> </w:t>
      </w:r>
      <w:r w:rsidR="004F3FC9" w:rsidRPr="00E33468">
        <w:rPr>
          <w:rFonts w:ascii="Sylfaen" w:hAnsi="Sylfaen" w:cs="Sylfaen"/>
        </w:rPr>
        <w:t>ამსახველი</w:t>
      </w:r>
      <w:r w:rsidR="004F3FC9" w:rsidRPr="00E33468">
        <w:rPr>
          <w:rFonts w:ascii="Sylfaen" w:hAnsi="Sylfaen"/>
        </w:rPr>
        <w:t xml:space="preserve"> </w:t>
      </w:r>
      <w:r w:rsidR="004F3FC9" w:rsidRPr="00E33468">
        <w:rPr>
          <w:rFonts w:ascii="Sylfaen" w:hAnsi="Sylfaen" w:cs="Sylfaen"/>
        </w:rPr>
        <w:t>სქემატური</w:t>
      </w:r>
      <w:r w:rsidR="004F3FC9" w:rsidRPr="00E33468">
        <w:rPr>
          <w:rFonts w:ascii="Sylfaen" w:hAnsi="Sylfaen"/>
        </w:rPr>
        <w:t xml:space="preserve"> </w:t>
      </w:r>
      <w:r w:rsidR="004F3FC9" w:rsidRPr="00E33468">
        <w:rPr>
          <w:rFonts w:ascii="Sylfaen" w:hAnsi="Sylfaen" w:cs="Sylfaen"/>
        </w:rPr>
        <w:t>ნახაზი</w:t>
      </w:r>
      <w:r w:rsidR="00455B01" w:rsidRPr="00E33468">
        <w:rPr>
          <w:rFonts w:ascii="Sylfaen" w:hAnsi="Sylfaen"/>
          <w:lang w:val="ka-GE"/>
        </w:rPr>
        <w:t>, შემდეგი ნიმუშის მიხ</w:t>
      </w:r>
      <w:r w:rsidR="00080327" w:rsidRPr="00E33468">
        <w:rPr>
          <w:rFonts w:ascii="Sylfaen" w:hAnsi="Sylfaen"/>
          <w:lang w:val="ka-GE"/>
        </w:rPr>
        <w:t>ე</w:t>
      </w:r>
      <w:r w:rsidR="00455B01" w:rsidRPr="00E33468">
        <w:rPr>
          <w:rFonts w:ascii="Sylfaen" w:hAnsi="Sylfaen"/>
          <w:lang w:val="ka-GE"/>
        </w:rPr>
        <w:t>დვით:</w:t>
      </w:r>
    </w:p>
    <w:p w14:paraId="4D15E7D4" w14:textId="77777777" w:rsidR="00213AEA" w:rsidRPr="009F0EE4" w:rsidRDefault="002468CA" w:rsidP="001C53C4">
      <w:pPr>
        <w:pStyle w:val="NoSpacing"/>
        <w:spacing w:line="276" w:lineRule="auto"/>
        <w:ind w:firstLine="540"/>
        <w:jc w:val="both"/>
        <w:rPr>
          <w:rFonts w:ascii="Sylfaen" w:hAnsi="Sylfaen"/>
        </w:rPr>
      </w:pPr>
      <w:r w:rsidRPr="009F0EE4">
        <w:rPr>
          <w:rFonts w:ascii="Sylfaen" w:hAnsi="Sylfaen"/>
          <w:noProof/>
        </w:rPr>
        <w:lastRenderedPageBreak/>
        <w:drawing>
          <wp:inline distT="0" distB="0" distL="0" distR="0" wp14:anchorId="3A6BD5AE" wp14:editId="55F13579">
            <wp:extent cx="6314440" cy="4451350"/>
            <wp:effectExtent l="0" t="0" r="0" b="0"/>
            <wp:docPr id="14" name="Picture 14" descr="გამიჯვნ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გამიჯვნა"/>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4440" cy="4451350"/>
                    </a:xfrm>
                    <a:prstGeom prst="rect">
                      <a:avLst/>
                    </a:prstGeom>
                    <a:noFill/>
                    <a:ln>
                      <a:noFill/>
                    </a:ln>
                  </pic:spPr>
                </pic:pic>
              </a:graphicData>
            </a:graphic>
          </wp:inline>
        </w:drawing>
      </w:r>
    </w:p>
    <w:p w14:paraId="5C6B9D1C" w14:textId="77777777" w:rsidR="004F3FC9" w:rsidRPr="009F0EE4" w:rsidRDefault="004F3FC9" w:rsidP="009F0EE4">
      <w:pPr>
        <w:pStyle w:val="NoSpacing"/>
        <w:spacing w:line="276" w:lineRule="auto"/>
        <w:jc w:val="both"/>
        <w:rPr>
          <w:rFonts w:ascii="Sylfaen" w:hAnsi="Sylfaen"/>
        </w:rPr>
      </w:pPr>
    </w:p>
    <w:p w14:paraId="277726FF" w14:textId="1FF5D710" w:rsidR="008060CB" w:rsidRPr="00E33468" w:rsidRDefault="00920EE3" w:rsidP="00080327">
      <w:pPr>
        <w:pStyle w:val="NoSpacing"/>
        <w:spacing w:line="276" w:lineRule="auto"/>
        <w:ind w:firstLine="540"/>
        <w:jc w:val="both"/>
        <w:rPr>
          <w:rFonts w:ascii="Sylfaen" w:hAnsi="Sylfaen"/>
        </w:rPr>
      </w:pPr>
      <w:r>
        <w:rPr>
          <w:rFonts w:ascii="Sylfaen" w:hAnsi="Sylfaen"/>
          <w:lang w:val="ka-GE"/>
        </w:rPr>
        <w:t>3</w:t>
      </w:r>
      <w:r w:rsidR="008060CB" w:rsidRPr="00E33468">
        <w:rPr>
          <w:rFonts w:ascii="Sylfaen" w:hAnsi="Sylfaen"/>
        </w:rPr>
        <w:t>.</w:t>
      </w:r>
      <w:r w:rsidR="007C747F" w:rsidRPr="00E33468">
        <w:rPr>
          <w:rFonts w:ascii="Sylfaen" w:hAnsi="Sylfaen"/>
        </w:rPr>
        <w:t xml:space="preserve"> </w:t>
      </w:r>
      <w:r w:rsidR="007C747F" w:rsidRPr="00E33468">
        <w:rPr>
          <w:rFonts w:ascii="Sylfaen" w:hAnsi="Sylfaen" w:cs="Sylfaen"/>
        </w:rPr>
        <w:t>შენობა</w:t>
      </w:r>
      <w:r w:rsidR="007C747F" w:rsidRPr="00E33468">
        <w:rPr>
          <w:rFonts w:ascii="Sylfaen" w:hAnsi="Sylfaen"/>
        </w:rPr>
        <w:t>-</w:t>
      </w:r>
      <w:r w:rsidR="007C747F" w:rsidRPr="00E33468">
        <w:rPr>
          <w:rFonts w:ascii="Sylfaen" w:hAnsi="Sylfaen" w:cs="Sylfaen"/>
        </w:rPr>
        <w:t>ნაგებობის</w:t>
      </w:r>
      <w:r w:rsidR="008060CB" w:rsidRPr="00E33468">
        <w:rPr>
          <w:rFonts w:ascii="Sylfaen" w:hAnsi="Sylfaen"/>
        </w:rPr>
        <w:t xml:space="preserve"> </w:t>
      </w:r>
      <w:r w:rsidR="00D94715" w:rsidRPr="00E33468">
        <w:rPr>
          <w:rFonts w:ascii="Sylfaen" w:hAnsi="Sylfaen" w:cs="Sylfaen"/>
        </w:rPr>
        <w:t>რეგისტრირებული</w:t>
      </w:r>
      <w:r w:rsidR="007C747F" w:rsidRPr="00E33468">
        <w:rPr>
          <w:rFonts w:ascii="Sylfaen" w:hAnsi="Sylfaen"/>
        </w:rPr>
        <w:t xml:space="preserve"> </w:t>
      </w:r>
      <w:r w:rsidR="007C747F" w:rsidRPr="00E33468">
        <w:rPr>
          <w:rFonts w:ascii="Sylfaen" w:hAnsi="Sylfaen" w:cs="Sylfaen"/>
        </w:rPr>
        <w:t>ერთეულების</w:t>
      </w:r>
      <w:r w:rsidR="008060CB" w:rsidRPr="00E33468">
        <w:rPr>
          <w:rFonts w:ascii="Sylfaen" w:hAnsi="Sylfaen"/>
        </w:rPr>
        <w:t xml:space="preserve"> </w:t>
      </w:r>
      <w:r w:rsidR="008060CB" w:rsidRPr="00E33468">
        <w:rPr>
          <w:rFonts w:ascii="Sylfaen" w:hAnsi="Sylfaen" w:cs="Sylfaen"/>
        </w:rPr>
        <w:t>გაერთიანების</w:t>
      </w:r>
      <w:r w:rsidR="008060CB" w:rsidRPr="00E33468">
        <w:rPr>
          <w:rFonts w:ascii="Sylfaen" w:hAnsi="Sylfaen"/>
        </w:rPr>
        <w:t xml:space="preserve"> </w:t>
      </w:r>
      <w:r w:rsidR="008060CB" w:rsidRPr="00E33468">
        <w:rPr>
          <w:rFonts w:ascii="Sylfaen" w:hAnsi="Sylfaen" w:cs="Sylfaen"/>
        </w:rPr>
        <w:t>ამსახველ</w:t>
      </w:r>
      <w:r w:rsidR="008060CB" w:rsidRPr="00E33468">
        <w:rPr>
          <w:rFonts w:ascii="Sylfaen" w:hAnsi="Sylfaen"/>
        </w:rPr>
        <w:t xml:space="preserve"> </w:t>
      </w:r>
      <w:r w:rsidR="00D94715" w:rsidRPr="00E33468">
        <w:rPr>
          <w:rFonts w:ascii="Sylfaen" w:hAnsi="Sylfaen" w:cs="Sylfaen"/>
        </w:rPr>
        <w:t>შიდა</w:t>
      </w:r>
      <w:r w:rsidR="006731B6" w:rsidRPr="00E33468">
        <w:rPr>
          <w:rFonts w:ascii="Sylfaen" w:hAnsi="Sylfaen"/>
        </w:rPr>
        <w:t xml:space="preserve"> </w:t>
      </w:r>
      <w:r w:rsidR="008060CB" w:rsidRPr="00E33468">
        <w:rPr>
          <w:rFonts w:ascii="Sylfaen" w:hAnsi="Sylfaen" w:cs="Sylfaen"/>
        </w:rPr>
        <w:t>აზომვით</w:t>
      </w:r>
      <w:r w:rsidR="008060CB" w:rsidRPr="00E33468">
        <w:rPr>
          <w:rFonts w:ascii="Sylfaen" w:hAnsi="Sylfaen"/>
        </w:rPr>
        <w:t xml:space="preserve"> </w:t>
      </w:r>
      <w:r w:rsidR="008060CB" w:rsidRPr="00E33468">
        <w:rPr>
          <w:rFonts w:ascii="Sylfaen" w:hAnsi="Sylfaen" w:cs="Sylfaen"/>
        </w:rPr>
        <w:t>ნახაზზე</w:t>
      </w:r>
      <w:r w:rsidR="008060CB" w:rsidRPr="00E33468">
        <w:rPr>
          <w:rFonts w:ascii="Sylfaen" w:hAnsi="Sylfaen"/>
        </w:rPr>
        <w:t xml:space="preserve"> </w:t>
      </w:r>
      <w:r w:rsidR="008060CB" w:rsidRPr="00E33468">
        <w:rPr>
          <w:rFonts w:ascii="Sylfaen" w:hAnsi="Sylfaen" w:cs="Sylfaen"/>
        </w:rPr>
        <w:t>უნდა</w:t>
      </w:r>
      <w:r w:rsidR="008060CB" w:rsidRPr="00E33468">
        <w:rPr>
          <w:rFonts w:ascii="Sylfaen" w:hAnsi="Sylfaen"/>
        </w:rPr>
        <w:t xml:space="preserve"> </w:t>
      </w:r>
      <w:r w:rsidR="008060CB" w:rsidRPr="00E33468">
        <w:rPr>
          <w:rFonts w:ascii="Sylfaen" w:hAnsi="Sylfaen" w:cs="Sylfaen"/>
        </w:rPr>
        <w:t>მიეთითოს</w:t>
      </w:r>
      <w:r w:rsidR="008060CB" w:rsidRPr="00E33468">
        <w:rPr>
          <w:rFonts w:ascii="Sylfaen" w:hAnsi="Sylfaen"/>
        </w:rPr>
        <w:t xml:space="preserve"> </w:t>
      </w:r>
      <w:r w:rsidR="007C747F" w:rsidRPr="00E33468">
        <w:rPr>
          <w:rFonts w:ascii="Sylfaen" w:hAnsi="Sylfaen" w:cs="Sylfaen"/>
        </w:rPr>
        <w:t>ერთეულების</w:t>
      </w:r>
      <w:r w:rsidR="008060CB" w:rsidRPr="00E33468">
        <w:rPr>
          <w:rFonts w:ascii="Sylfaen" w:hAnsi="Sylfaen"/>
        </w:rPr>
        <w:t xml:space="preserve"> </w:t>
      </w:r>
      <w:r w:rsidR="008060CB" w:rsidRPr="00E33468">
        <w:rPr>
          <w:rFonts w:ascii="Sylfaen" w:hAnsi="Sylfaen" w:cs="Sylfaen"/>
        </w:rPr>
        <w:t>საკადასტრო</w:t>
      </w:r>
      <w:r w:rsidR="008060CB" w:rsidRPr="00E33468">
        <w:rPr>
          <w:rFonts w:ascii="Sylfaen" w:hAnsi="Sylfaen"/>
        </w:rPr>
        <w:t xml:space="preserve"> </w:t>
      </w:r>
      <w:r w:rsidR="008060CB" w:rsidRPr="00E33468">
        <w:rPr>
          <w:rFonts w:ascii="Sylfaen" w:hAnsi="Sylfaen" w:cs="Sylfaen"/>
        </w:rPr>
        <w:t>კოდები</w:t>
      </w:r>
      <w:r w:rsidR="008060CB" w:rsidRPr="00E33468">
        <w:rPr>
          <w:rFonts w:ascii="Sylfaen" w:hAnsi="Sylfaen"/>
        </w:rPr>
        <w:t>.</w:t>
      </w:r>
    </w:p>
    <w:p w14:paraId="211FC6BA" w14:textId="35484B11" w:rsidR="008060CB" w:rsidRPr="009F0EE4" w:rsidRDefault="00920EE3" w:rsidP="00080327">
      <w:pPr>
        <w:pStyle w:val="NoSpacing"/>
        <w:spacing w:line="276" w:lineRule="auto"/>
        <w:ind w:firstLine="540"/>
        <w:jc w:val="both"/>
        <w:rPr>
          <w:rFonts w:ascii="Sylfaen" w:hAnsi="Sylfaen"/>
        </w:rPr>
      </w:pPr>
      <w:r>
        <w:rPr>
          <w:rFonts w:ascii="Sylfaen" w:hAnsi="Sylfaen"/>
          <w:lang w:val="ka-GE"/>
        </w:rPr>
        <w:t>4</w:t>
      </w:r>
      <w:r w:rsidR="008060CB" w:rsidRPr="00E33468">
        <w:rPr>
          <w:rFonts w:ascii="Sylfaen" w:hAnsi="Sylfaen"/>
        </w:rPr>
        <w:t>.</w:t>
      </w:r>
      <w:r w:rsidR="000556B0" w:rsidRPr="00E33468">
        <w:rPr>
          <w:rFonts w:ascii="Sylfaen" w:hAnsi="Sylfaen"/>
        </w:rPr>
        <w:t xml:space="preserve"> </w:t>
      </w:r>
      <w:r w:rsidR="00D94715" w:rsidRPr="00E33468">
        <w:rPr>
          <w:rFonts w:ascii="Sylfaen" w:hAnsi="Sylfaen" w:cs="Sylfaen"/>
        </w:rPr>
        <w:t>შიდა</w:t>
      </w:r>
      <w:r w:rsidR="00D94715" w:rsidRPr="00E33468">
        <w:rPr>
          <w:rFonts w:ascii="Sylfaen" w:hAnsi="Sylfaen"/>
        </w:rPr>
        <w:t xml:space="preserve"> </w:t>
      </w:r>
      <w:r w:rsidR="008060CB" w:rsidRPr="00E33468">
        <w:rPr>
          <w:rFonts w:ascii="Sylfaen" w:hAnsi="Sylfaen" w:cs="Sylfaen"/>
        </w:rPr>
        <w:t>აზომვითი</w:t>
      </w:r>
      <w:r w:rsidR="008060CB" w:rsidRPr="00E33468">
        <w:rPr>
          <w:rFonts w:ascii="Sylfaen" w:hAnsi="Sylfaen"/>
        </w:rPr>
        <w:t xml:space="preserve"> </w:t>
      </w:r>
      <w:r w:rsidR="008060CB" w:rsidRPr="00E33468">
        <w:rPr>
          <w:rFonts w:ascii="Sylfaen" w:hAnsi="Sylfaen" w:cs="Sylfaen"/>
        </w:rPr>
        <w:t>ნახაზის</w:t>
      </w:r>
      <w:r w:rsidR="008060CB" w:rsidRPr="00E33468">
        <w:rPr>
          <w:rFonts w:ascii="Sylfaen" w:hAnsi="Sylfaen"/>
        </w:rPr>
        <w:t xml:space="preserve"> </w:t>
      </w:r>
      <w:r w:rsidR="008060CB" w:rsidRPr="00E33468">
        <w:rPr>
          <w:rFonts w:ascii="Sylfaen" w:hAnsi="Sylfaen" w:cs="Sylfaen"/>
        </w:rPr>
        <w:t>ქაღლდის</w:t>
      </w:r>
      <w:r w:rsidR="008060CB" w:rsidRPr="00E33468">
        <w:rPr>
          <w:rFonts w:ascii="Sylfaen" w:hAnsi="Sylfaen"/>
        </w:rPr>
        <w:t xml:space="preserve"> </w:t>
      </w:r>
      <w:r w:rsidR="008060CB" w:rsidRPr="00E33468">
        <w:rPr>
          <w:rFonts w:ascii="Sylfaen" w:hAnsi="Sylfaen" w:cs="Sylfaen"/>
        </w:rPr>
        <w:t>ვერსი</w:t>
      </w:r>
      <w:r w:rsidR="00462A29" w:rsidRPr="00E33468">
        <w:rPr>
          <w:rFonts w:ascii="Sylfaen" w:hAnsi="Sylfaen" w:cs="Sylfaen"/>
        </w:rPr>
        <w:t>ა</w:t>
      </w:r>
      <w:r w:rsidR="00D47579" w:rsidRPr="00E33468">
        <w:rPr>
          <w:rFonts w:ascii="Sylfaen" w:hAnsi="Sylfaen"/>
        </w:rPr>
        <w:t xml:space="preserve"> </w:t>
      </w:r>
      <w:r w:rsidR="007C747F" w:rsidRPr="00E33468">
        <w:rPr>
          <w:rFonts w:ascii="Sylfaen" w:hAnsi="Sylfaen" w:cs="Sylfaen"/>
        </w:rPr>
        <w:t>ამ</w:t>
      </w:r>
      <w:r w:rsidR="007C747F" w:rsidRPr="00E33468">
        <w:rPr>
          <w:rFonts w:ascii="Sylfaen" w:hAnsi="Sylfaen"/>
        </w:rPr>
        <w:t xml:space="preserve"> </w:t>
      </w:r>
      <w:r w:rsidR="007C747F" w:rsidRPr="00E33468">
        <w:rPr>
          <w:rFonts w:ascii="Sylfaen" w:hAnsi="Sylfaen" w:cs="Sylfaen"/>
        </w:rPr>
        <w:t>წესის</w:t>
      </w:r>
      <w:r w:rsidR="007C747F" w:rsidRPr="00E33468">
        <w:rPr>
          <w:rFonts w:ascii="Sylfaen" w:hAnsi="Sylfaen"/>
        </w:rPr>
        <w:t xml:space="preserve"> </w:t>
      </w:r>
      <w:r w:rsidR="007C747F" w:rsidRPr="00E33468">
        <w:rPr>
          <w:rFonts w:ascii="Sylfaen" w:hAnsi="Sylfaen" w:cs="Sylfaen"/>
        </w:rPr>
        <w:t>შესაბამისად</w:t>
      </w:r>
      <w:r w:rsidR="007C747F" w:rsidRPr="00E33468">
        <w:rPr>
          <w:rFonts w:ascii="Sylfaen" w:hAnsi="Sylfaen"/>
        </w:rPr>
        <w:t xml:space="preserve"> </w:t>
      </w:r>
      <w:r w:rsidR="007C747F" w:rsidRPr="00E33468">
        <w:rPr>
          <w:rFonts w:ascii="Sylfaen" w:hAnsi="Sylfaen" w:cs="Sylfaen"/>
        </w:rPr>
        <w:t>სრულყოფილად</w:t>
      </w:r>
      <w:r w:rsidR="007C747F" w:rsidRPr="00E33468">
        <w:rPr>
          <w:rFonts w:ascii="Sylfaen" w:hAnsi="Sylfaen"/>
        </w:rPr>
        <w:t xml:space="preserve"> </w:t>
      </w:r>
      <w:r w:rsidR="00462A29" w:rsidRPr="00E33468">
        <w:rPr>
          <w:rFonts w:ascii="Sylfaen" w:hAnsi="Sylfaen" w:cs="Sylfaen"/>
        </w:rPr>
        <w:t>უნდა</w:t>
      </w:r>
      <w:r w:rsidR="00462A29" w:rsidRPr="00E33468">
        <w:rPr>
          <w:rFonts w:ascii="Sylfaen" w:hAnsi="Sylfaen"/>
        </w:rPr>
        <w:t xml:space="preserve"> </w:t>
      </w:r>
      <w:r w:rsidR="00462A29" w:rsidRPr="00E33468">
        <w:rPr>
          <w:rFonts w:ascii="Sylfaen" w:hAnsi="Sylfaen" w:cs="Sylfaen"/>
        </w:rPr>
        <w:t>შეივსოს</w:t>
      </w:r>
      <w:r w:rsidR="00462A29" w:rsidRPr="00E33468">
        <w:rPr>
          <w:rFonts w:ascii="Sylfaen" w:hAnsi="Sylfaen"/>
        </w:rPr>
        <w:t xml:space="preserve"> </w:t>
      </w:r>
      <w:r w:rsidR="008060CB" w:rsidRPr="00E33468">
        <w:rPr>
          <w:rFonts w:ascii="Sylfaen" w:hAnsi="Sylfaen" w:cs="Sylfaen"/>
        </w:rPr>
        <w:t>და</w:t>
      </w:r>
      <w:r w:rsidR="00462A29" w:rsidRPr="00E33468">
        <w:rPr>
          <w:rFonts w:ascii="Sylfaen" w:hAnsi="Sylfaen"/>
        </w:rPr>
        <w:t xml:space="preserve"> </w:t>
      </w:r>
      <w:r w:rsidR="00462A29" w:rsidRPr="00E33468">
        <w:rPr>
          <w:rFonts w:ascii="Sylfaen" w:hAnsi="Sylfaen" w:cs="Sylfaen"/>
        </w:rPr>
        <w:t>შეესაბამებოდეს</w:t>
      </w:r>
      <w:r w:rsidR="000556B0" w:rsidRPr="00E33468">
        <w:rPr>
          <w:rFonts w:ascii="Sylfaen" w:hAnsi="Sylfaen"/>
        </w:rPr>
        <w:t xml:space="preserve"> </w:t>
      </w:r>
      <w:r w:rsidR="007C747F" w:rsidRPr="00E33468">
        <w:rPr>
          <w:rFonts w:ascii="Sylfaen" w:hAnsi="Sylfaen" w:cs="Sylfaen"/>
        </w:rPr>
        <w:t>შიდა</w:t>
      </w:r>
      <w:r w:rsidR="007C747F" w:rsidRPr="00E33468">
        <w:rPr>
          <w:rFonts w:ascii="Sylfaen" w:hAnsi="Sylfaen"/>
        </w:rPr>
        <w:t xml:space="preserve"> </w:t>
      </w:r>
      <w:r w:rsidR="007C747F" w:rsidRPr="00E33468">
        <w:rPr>
          <w:rFonts w:ascii="Sylfaen" w:hAnsi="Sylfaen" w:cs="Sylfaen"/>
        </w:rPr>
        <w:t>აზომვითი</w:t>
      </w:r>
      <w:r w:rsidR="007C747F" w:rsidRPr="00E33468">
        <w:rPr>
          <w:rFonts w:ascii="Sylfaen" w:hAnsi="Sylfaen"/>
        </w:rPr>
        <w:t xml:space="preserve"> </w:t>
      </w:r>
      <w:r w:rsidR="007C747F" w:rsidRPr="00E33468">
        <w:rPr>
          <w:rFonts w:ascii="Sylfaen" w:hAnsi="Sylfaen" w:cs="Sylfaen"/>
        </w:rPr>
        <w:t>ნახაზის</w:t>
      </w:r>
      <w:r w:rsidR="007C747F" w:rsidRPr="00E33468">
        <w:rPr>
          <w:rFonts w:ascii="Sylfaen" w:hAnsi="Sylfaen"/>
        </w:rPr>
        <w:t xml:space="preserve"> </w:t>
      </w:r>
      <w:r w:rsidR="007626D6" w:rsidRPr="00E33468">
        <w:rPr>
          <w:rFonts w:ascii="Sylfaen" w:hAnsi="Sylfaen" w:cs="Sylfaen"/>
        </w:rPr>
        <w:t>ციფრულ</w:t>
      </w:r>
      <w:r w:rsidR="007626D6" w:rsidRPr="00E33468">
        <w:rPr>
          <w:rFonts w:ascii="Sylfaen" w:hAnsi="Sylfaen"/>
        </w:rPr>
        <w:t xml:space="preserve"> </w:t>
      </w:r>
      <w:r w:rsidR="008060CB" w:rsidRPr="00E33468">
        <w:rPr>
          <w:rFonts w:ascii="Sylfaen" w:hAnsi="Sylfaen" w:cs="Sylfaen"/>
        </w:rPr>
        <w:t>ვერსია</w:t>
      </w:r>
      <w:r w:rsidR="007C747F" w:rsidRPr="00E33468">
        <w:rPr>
          <w:rFonts w:ascii="Sylfaen" w:hAnsi="Sylfaen" w:cs="Sylfaen"/>
        </w:rPr>
        <w:t>ს</w:t>
      </w:r>
      <w:r w:rsidR="00462A29" w:rsidRPr="00E33468">
        <w:rPr>
          <w:rFonts w:ascii="Sylfaen" w:hAnsi="Sylfaen"/>
        </w:rPr>
        <w:t>.</w:t>
      </w:r>
    </w:p>
    <w:p w14:paraId="5B1788FD" w14:textId="77777777" w:rsidR="00AD2F2C" w:rsidRPr="009F0EE4" w:rsidRDefault="00AD2F2C" w:rsidP="009F0EE4">
      <w:pPr>
        <w:pStyle w:val="NoSpacing"/>
        <w:spacing w:line="276" w:lineRule="auto"/>
        <w:jc w:val="both"/>
        <w:rPr>
          <w:rFonts w:ascii="Sylfaen" w:hAnsi="Sylfaen"/>
        </w:rPr>
      </w:pPr>
    </w:p>
    <w:p w14:paraId="30EF2D53" w14:textId="77777777" w:rsidR="006C7BA6" w:rsidRPr="009F0EE4" w:rsidRDefault="006C7BA6" w:rsidP="00080327">
      <w:pPr>
        <w:pStyle w:val="NoSpacing"/>
        <w:spacing w:line="276" w:lineRule="auto"/>
        <w:ind w:firstLine="540"/>
        <w:jc w:val="both"/>
        <w:rPr>
          <w:rFonts w:ascii="Sylfaen" w:hAnsi="Sylfaen"/>
          <w:b/>
        </w:rPr>
      </w:pPr>
      <w:r w:rsidRPr="009F0EE4">
        <w:rPr>
          <w:rFonts w:ascii="Sylfaen" w:hAnsi="Sylfaen" w:cs="Sylfaen"/>
          <w:b/>
        </w:rPr>
        <w:t>მუხლი</w:t>
      </w:r>
      <w:r w:rsidRPr="009F0EE4">
        <w:rPr>
          <w:rFonts w:ascii="Sylfaen" w:hAnsi="Sylfaen"/>
          <w:b/>
        </w:rPr>
        <w:t xml:space="preserve"> </w:t>
      </w:r>
      <w:r w:rsidR="001940D5" w:rsidRPr="009F0EE4">
        <w:rPr>
          <w:rFonts w:ascii="Sylfaen" w:hAnsi="Sylfaen"/>
          <w:b/>
        </w:rPr>
        <w:t>6</w:t>
      </w:r>
      <w:r w:rsidRPr="009F0EE4">
        <w:rPr>
          <w:rFonts w:ascii="Sylfaen" w:hAnsi="Sylfaen"/>
          <w:b/>
        </w:rPr>
        <w:t xml:space="preserve">. </w:t>
      </w:r>
      <w:r w:rsidRPr="009F0EE4">
        <w:rPr>
          <w:rFonts w:ascii="Sylfaen" w:hAnsi="Sylfaen" w:cs="Sylfaen"/>
          <w:b/>
        </w:rPr>
        <w:t>შიდა</w:t>
      </w:r>
      <w:r w:rsidRPr="009F0EE4">
        <w:rPr>
          <w:rFonts w:ascii="Sylfaen" w:hAnsi="Sylfaen"/>
          <w:b/>
        </w:rPr>
        <w:t xml:space="preserve"> </w:t>
      </w:r>
      <w:r w:rsidRPr="009F0EE4">
        <w:rPr>
          <w:rFonts w:ascii="Sylfaen" w:hAnsi="Sylfaen" w:cs="Sylfaen"/>
          <w:b/>
        </w:rPr>
        <w:t>აზომვითის</w:t>
      </w:r>
      <w:r w:rsidRPr="009F0EE4">
        <w:rPr>
          <w:rFonts w:ascii="Sylfaen" w:hAnsi="Sylfaen"/>
          <w:b/>
        </w:rPr>
        <w:t xml:space="preserve"> </w:t>
      </w:r>
      <w:r w:rsidRPr="009F0EE4">
        <w:rPr>
          <w:rFonts w:ascii="Sylfaen" w:hAnsi="Sylfaen" w:cs="Sylfaen"/>
          <w:b/>
        </w:rPr>
        <w:t>ნახაზის</w:t>
      </w:r>
      <w:r w:rsidRPr="009F0EE4">
        <w:rPr>
          <w:rFonts w:ascii="Sylfaen" w:hAnsi="Sylfaen"/>
          <w:b/>
        </w:rPr>
        <w:t xml:space="preserve"> </w:t>
      </w:r>
      <w:r w:rsidRPr="009F0EE4">
        <w:rPr>
          <w:rFonts w:ascii="Sylfaen" w:hAnsi="Sylfaen" w:cs="Sylfaen"/>
          <w:b/>
        </w:rPr>
        <w:t>ციფრული</w:t>
      </w:r>
      <w:r w:rsidRPr="009F0EE4">
        <w:rPr>
          <w:rFonts w:ascii="Sylfaen" w:hAnsi="Sylfaen"/>
          <w:b/>
        </w:rPr>
        <w:t xml:space="preserve"> </w:t>
      </w:r>
      <w:r w:rsidRPr="009F0EE4">
        <w:rPr>
          <w:rFonts w:ascii="Sylfaen" w:hAnsi="Sylfaen" w:cs="Sylfaen"/>
          <w:b/>
        </w:rPr>
        <w:t>ვერსიის</w:t>
      </w:r>
      <w:r w:rsidRPr="009F0EE4">
        <w:rPr>
          <w:rFonts w:ascii="Sylfaen" w:hAnsi="Sylfaen"/>
          <w:b/>
        </w:rPr>
        <w:t xml:space="preserve"> </w:t>
      </w:r>
      <w:r w:rsidRPr="009F0EE4">
        <w:rPr>
          <w:rFonts w:ascii="Sylfaen" w:hAnsi="Sylfaen" w:cs="Sylfaen"/>
          <w:b/>
        </w:rPr>
        <w:t>შესრულების</w:t>
      </w:r>
      <w:r w:rsidRPr="009F0EE4">
        <w:rPr>
          <w:rFonts w:ascii="Sylfaen" w:hAnsi="Sylfaen"/>
          <w:b/>
        </w:rPr>
        <w:t xml:space="preserve"> </w:t>
      </w:r>
      <w:r w:rsidRPr="009F0EE4">
        <w:rPr>
          <w:rFonts w:ascii="Sylfaen" w:hAnsi="Sylfaen" w:cs="Sylfaen"/>
          <w:b/>
        </w:rPr>
        <w:t>ინსტრუქცია</w:t>
      </w:r>
    </w:p>
    <w:p w14:paraId="62AA93B4" w14:textId="2C15D1A2" w:rsidR="006C7BA6" w:rsidRPr="009F0EE4" w:rsidRDefault="0051690F" w:rsidP="00080327">
      <w:pPr>
        <w:pStyle w:val="NoSpacing"/>
        <w:spacing w:line="276" w:lineRule="auto"/>
        <w:ind w:firstLine="540"/>
        <w:jc w:val="both"/>
        <w:rPr>
          <w:rFonts w:ascii="Sylfaen" w:hAnsi="Sylfaen"/>
        </w:rPr>
      </w:pPr>
      <w:r w:rsidRPr="009F0EE4">
        <w:rPr>
          <w:rFonts w:ascii="Sylfaen" w:hAnsi="Sylfaen"/>
        </w:rPr>
        <w:t>1.</w:t>
      </w:r>
      <w:r w:rsidRPr="009F0EE4">
        <w:rPr>
          <w:rFonts w:ascii="Sylfaen" w:hAnsi="Sylfaen"/>
        </w:rPr>
        <w:tab/>
      </w:r>
      <w:r w:rsidRPr="009F0EE4">
        <w:rPr>
          <w:rFonts w:ascii="Sylfaen" w:hAnsi="Sylfaen" w:cs="Sylfaen"/>
        </w:rPr>
        <w:t>შიდა</w:t>
      </w:r>
      <w:r w:rsidRPr="009F0EE4">
        <w:rPr>
          <w:rFonts w:ascii="Sylfaen" w:hAnsi="Sylfaen"/>
        </w:rPr>
        <w:t xml:space="preserve"> </w:t>
      </w:r>
      <w:r w:rsidRPr="009F0EE4">
        <w:rPr>
          <w:rFonts w:ascii="Sylfaen" w:hAnsi="Sylfaen" w:cs="Sylfaen"/>
        </w:rPr>
        <w:t>აზომვითი</w:t>
      </w:r>
      <w:r w:rsidRPr="009F0EE4">
        <w:rPr>
          <w:rFonts w:ascii="Sylfaen" w:hAnsi="Sylfaen"/>
        </w:rPr>
        <w:t xml:space="preserve"> </w:t>
      </w:r>
      <w:r w:rsidRPr="009F0EE4">
        <w:rPr>
          <w:rFonts w:ascii="Sylfaen" w:hAnsi="Sylfaen" w:cs="Sylfaen"/>
        </w:rPr>
        <w:t>ნახაზის</w:t>
      </w:r>
      <w:r w:rsidRPr="009F0EE4">
        <w:rPr>
          <w:rFonts w:ascii="Sylfaen" w:hAnsi="Sylfaen"/>
        </w:rPr>
        <w:t xml:space="preserve"> </w:t>
      </w:r>
      <w:r w:rsidRPr="009F0EE4">
        <w:rPr>
          <w:rFonts w:ascii="Sylfaen" w:hAnsi="Sylfaen" w:cs="Sylfaen"/>
        </w:rPr>
        <w:t>ციფრული</w:t>
      </w:r>
      <w:r w:rsidRPr="009F0EE4">
        <w:rPr>
          <w:rFonts w:ascii="Sylfaen" w:hAnsi="Sylfaen"/>
        </w:rPr>
        <w:t xml:space="preserve"> </w:t>
      </w:r>
      <w:r w:rsidRPr="009F0EE4">
        <w:rPr>
          <w:rFonts w:ascii="Sylfaen" w:hAnsi="Sylfaen" w:cs="Sylfaen"/>
        </w:rPr>
        <w:t>ვერსია</w:t>
      </w:r>
      <w:r w:rsidRPr="009F0EE4">
        <w:rPr>
          <w:rFonts w:ascii="Sylfaen" w:hAnsi="Sylfaen"/>
        </w:rPr>
        <w:t xml:space="preserve"> </w:t>
      </w:r>
      <w:r w:rsidRPr="009F0EE4">
        <w:rPr>
          <w:rFonts w:ascii="Sylfaen" w:hAnsi="Sylfaen" w:cs="Sylfaen"/>
        </w:rPr>
        <w:t>წარმოდგენილი</w:t>
      </w:r>
      <w:r w:rsidRPr="009F0EE4">
        <w:rPr>
          <w:rFonts w:ascii="Sylfaen" w:hAnsi="Sylfaen"/>
        </w:rPr>
        <w:t xml:space="preserve"> </w:t>
      </w:r>
      <w:r w:rsidRPr="009F0EE4">
        <w:rPr>
          <w:rFonts w:ascii="Sylfaen" w:hAnsi="Sylfaen" w:cs="Sylfaen"/>
        </w:rPr>
        <w:t>უნდა</w:t>
      </w:r>
      <w:r w:rsidRPr="009F0EE4">
        <w:rPr>
          <w:rFonts w:ascii="Sylfaen" w:hAnsi="Sylfaen"/>
        </w:rPr>
        <w:t xml:space="preserve"> </w:t>
      </w:r>
      <w:r w:rsidRPr="009F0EE4">
        <w:rPr>
          <w:rFonts w:ascii="Sylfaen" w:hAnsi="Sylfaen" w:cs="Sylfaen"/>
        </w:rPr>
        <w:t>იყოს</w:t>
      </w:r>
      <w:r w:rsidRPr="009F0EE4">
        <w:rPr>
          <w:rFonts w:ascii="Sylfaen" w:hAnsi="Sylfaen"/>
        </w:rPr>
        <w:t xml:space="preserve"> shp </w:t>
      </w:r>
      <w:r w:rsidRPr="009F0EE4">
        <w:rPr>
          <w:rFonts w:ascii="Sylfaen" w:hAnsi="Sylfaen" w:cs="Sylfaen"/>
        </w:rPr>
        <w:t>და</w:t>
      </w:r>
      <w:r w:rsidRPr="009F0EE4">
        <w:rPr>
          <w:rFonts w:ascii="Sylfaen" w:hAnsi="Sylfaen"/>
        </w:rPr>
        <w:t xml:space="preserve"> dwg (AutoCAD) </w:t>
      </w:r>
      <w:r w:rsidRPr="009F0EE4">
        <w:rPr>
          <w:rFonts w:ascii="Sylfaen" w:hAnsi="Sylfaen" w:cs="Sylfaen"/>
        </w:rPr>
        <w:t>ფორმატის</w:t>
      </w:r>
      <w:r w:rsidRPr="009F0EE4">
        <w:rPr>
          <w:rFonts w:ascii="Sylfaen" w:hAnsi="Sylfaen"/>
        </w:rPr>
        <w:t xml:space="preserve"> </w:t>
      </w:r>
      <w:r w:rsidRPr="009F0EE4">
        <w:rPr>
          <w:rFonts w:ascii="Sylfaen" w:hAnsi="Sylfaen" w:cs="Sylfaen"/>
        </w:rPr>
        <w:t>ფაილების</w:t>
      </w:r>
      <w:r w:rsidRPr="009F0EE4">
        <w:rPr>
          <w:rFonts w:ascii="Sylfaen" w:hAnsi="Sylfaen"/>
        </w:rPr>
        <w:t xml:space="preserve"> </w:t>
      </w:r>
      <w:r w:rsidRPr="009F0EE4">
        <w:rPr>
          <w:rFonts w:ascii="Sylfaen" w:hAnsi="Sylfaen" w:cs="Sylfaen"/>
        </w:rPr>
        <w:t>სახით</w:t>
      </w:r>
      <w:r w:rsidR="00612151">
        <w:rPr>
          <w:rFonts w:ascii="Sylfaen" w:hAnsi="Sylfaen"/>
        </w:rPr>
        <w:t xml:space="preserve"> </w:t>
      </w:r>
      <w:r w:rsidRPr="009F0EE4">
        <w:rPr>
          <w:rFonts w:ascii="Sylfaen" w:hAnsi="Sylfaen" w:cs="Sylfaen"/>
        </w:rPr>
        <w:t>და</w:t>
      </w:r>
      <w:r w:rsidRPr="009F0EE4">
        <w:rPr>
          <w:rFonts w:ascii="Sylfaen" w:hAnsi="Sylfaen"/>
        </w:rPr>
        <w:t xml:space="preserve"> </w:t>
      </w:r>
      <w:r w:rsidRPr="009F0EE4">
        <w:rPr>
          <w:rFonts w:ascii="Sylfaen" w:hAnsi="Sylfaen" w:cs="Sylfaen"/>
        </w:rPr>
        <w:t>უნდა</w:t>
      </w:r>
      <w:r w:rsidRPr="009F0EE4">
        <w:rPr>
          <w:rFonts w:ascii="Sylfaen" w:hAnsi="Sylfaen"/>
        </w:rPr>
        <w:t xml:space="preserve"> </w:t>
      </w:r>
      <w:r w:rsidRPr="009F0EE4">
        <w:rPr>
          <w:rFonts w:ascii="Sylfaen" w:hAnsi="Sylfaen" w:cs="Sylfaen"/>
        </w:rPr>
        <w:t>იყოს</w:t>
      </w:r>
      <w:r w:rsidRPr="009F0EE4">
        <w:rPr>
          <w:rFonts w:ascii="Sylfaen" w:hAnsi="Sylfaen"/>
        </w:rPr>
        <w:t xml:space="preserve"> </w:t>
      </w:r>
      <w:r w:rsidRPr="009F0EE4">
        <w:rPr>
          <w:rFonts w:ascii="Sylfaen" w:hAnsi="Sylfaen" w:cs="Sylfaen"/>
        </w:rPr>
        <w:t>ქაღალდის</w:t>
      </w:r>
      <w:r w:rsidRPr="009F0EE4">
        <w:rPr>
          <w:rFonts w:ascii="Sylfaen" w:hAnsi="Sylfaen"/>
        </w:rPr>
        <w:t xml:space="preserve"> </w:t>
      </w:r>
      <w:r w:rsidRPr="009F0EE4">
        <w:rPr>
          <w:rFonts w:ascii="Sylfaen" w:hAnsi="Sylfaen" w:cs="Sylfaen"/>
        </w:rPr>
        <w:t>ვერსიის</w:t>
      </w:r>
      <w:r w:rsidRPr="009F0EE4">
        <w:rPr>
          <w:rFonts w:ascii="Sylfaen" w:hAnsi="Sylfaen"/>
        </w:rPr>
        <w:t xml:space="preserve"> </w:t>
      </w:r>
      <w:r w:rsidR="009F20B6">
        <w:rPr>
          <w:rFonts w:ascii="Sylfaen" w:hAnsi="Sylfaen" w:cs="Sylfaen"/>
          <w:lang w:val="ka-GE"/>
        </w:rPr>
        <w:t>შესაბამისი</w:t>
      </w:r>
      <w:r w:rsidR="009F20B6" w:rsidRPr="009F0EE4">
        <w:rPr>
          <w:rFonts w:ascii="Sylfaen" w:hAnsi="Sylfaen"/>
        </w:rPr>
        <w:t>.</w:t>
      </w:r>
    </w:p>
    <w:p w14:paraId="44F15654" w14:textId="2FB599B6" w:rsidR="0051690F" w:rsidRPr="009F0EE4" w:rsidRDefault="006C7BA6" w:rsidP="00080327">
      <w:pPr>
        <w:pStyle w:val="NoSpacing"/>
        <w:spacing w:line="276" w:lineRule="auto"/>
        <w:ind w:firstLine="540"/>
        <w:jc w:val="both"/>
        <w:rPr>
          <w:rFonts w:ascii="Sylfaen" w:hAnsi="Sylfaen"/>
        </w:rPr>
      </w:pPr>
      <w:r w:rsidRPr="009F0EE4">
        <w:rPr>
          <w:rFonts w:ascii="Sylfaen" w:hAnsi="Sylfaen"/>
        </w:rPr>
        <w:t xml:space="preserve">2. </w:t>
      </w:r>
      <w:r w:rsidR="0051690F" w:rsidRPr="009F0EE4">
        <w:rPr>
          <w:rFonts w:ascii="Sylfaen" w:hAnsi="Sylfaen" w:cs="Sylfaen"/>
        </w:rPr>
        <w:t>შიდა</w:t>
      </w:r>
      <w:r w:rsidR="0051690F" w:rsidRPr="009F0EE4">
        <w:rPr>
          <w:rFonts w:ascii="Sylfaen" w:hAnsi="Sylfaen"/>
        </w:rPr>
        <w:t xml:space="preserve"> </w:t>
      </w:r>
      <w:r w:rsidR="0051690F" w:rsidRPr="009F0EE4">
        <w:rPr>
          <w:rFonts w:ascii="Sylfaen" w:hAnsi="Sylfaen" w:cs="Sylfaen"/>
        </w:rPr>
        <w:t>აზომვითი</w:t>
      </w:r>
      <w:r w:rsidR="0051690F" w:rsidRPr="009F0EE4">
        <w:rPr>
          <w:rFonts w:ascii="Sylfaen" w:hAnsi="Sylfaen"/>
        </w:rPr>
        <w:t xml:space="preserve"> </w:t>
      </w:r>
      <w:r w:rsidR="0051690F" w:rsidRPr="009F0EE4">
        <w:rPr>
          <w:rFonts w:ascii="Sylfaen" w:hAnsi="Sylfaen" w:cs="Sylfaen"/>
        </w:rPr>
        <w:t>ნახაზის</w:t>
      </w:r>
      <w:r w:rsidR="0051690F" w:rsidRPr="009F0EE4">
        <w:rPr>
          <w:rFonts w:ascii="Sylfaen" w:hAnsi="Sylfaen"/>
        </w:rPr>
        <w:t xml:space="preserve"> </w:t>
      </w:r>
      <w:r w:rsidR="0051690F" w:rsidRPr="009F0EE4">
        <w:rPr>
          <w:rFonts w:ascii="Sylfaen" w:hAnsi="Sylfaen" w:cs="Sylfaen"/>
        </w:rPr>
        <w:t>ციფრული</w:t>
      </w:r>
      <w:r w:rsidR="00612151">
        <w:rPr>
          <w:rFonts w:ascii="Sylfaen" w:hAnsi="Sylfaen"/>
        </w:rPr>
        <w:t xml:space="preserve"> </w:t>
      </w:r>
      <w:r w:rsidR="0051690F" w:rsidRPr="009F0EE4">
        <w:rPr>
          <w:rFonts w:ascii="Sylfaen" w:hAnsi="Sylfaen" w:cs="Sylfaen"/>
        </w:rPr>
        <w:t>ვერსიის</w:t>
      </w:r>
      <w:r w:rsidR="0051690F" w:rsidRPr="009F0EE4">
        <w:rPr>
          <w:rFonts w:ascii="Sylfaen" w:hAnsi="Sylfaen"/>
        </w:rPr>
        <w:t xml:space="preserve"> </w:t>
      </w:r>
      <w:r w:rsidR="0051690F" w:rsidRPr="009F0EE4">
        <w:rPr>
          <w:rFonts w:ascii="Sylfaen" w:hAnsi="Sylfaen" w:cs="Sylfaen"/>
        </w:rPr>
        <w:t>ორივე</w:t>
      </w:r>
      <w:r w:rsidR="0051690F" w:rsidRPr="009F0EE4">
        <w:rPr>
          <w:rFonts w:ascii="Sylfaen" w:hAnsi="Sylfaen"/>
        </w:rPr>
        <w:t xml:space="preserve"> </w:t>
      </w:r>
      <w:r w:rsidR="0051690F" w:rsidRPr="009F0EE4">
        <w:rPr>
          <w:rFonts w:ascii="Sylfaen" w:hAnsi="Sylfaen" w:cs="Sylfaen"/>
        </w:rPr>
        <w:t>ფორმატის</w:t>
      </w:r>
      <w:r w:rsidR="0051690F" w:rsidRPr="009F0EE4">
        <w:rPr>
          <w:rFonts w:ascii="Sylfaen" w:hAnsi="Sylfaen"/>
        </w:rPr>
        <w:t xml:space="preserve"> </w:t>
      </w:r>
      <w:r w:rsidR="0051690F" w:rsidRPr="009F0EE4">
        <w:rPr>
          <w:rFonts w:ascii="Sylfaen" w:hAnsi="Sylfaen" w:cs="Sylfaen"/>
        </w:rPr>
        <w:t>ფაილი</w:t>
      </w:r>
      <w:r w:rsidR="0051690F" w:rsidRPr="009F0EE4">
        <w:rPr>
          <w:rFonts w:ascii="Sylfaen" w:hAnsi="Sylfaen"/>
        </w:rPr>
        <w:t xml:space="preserve"> </w:t>
      </w:r>
      <w:r w:rsidR="0051690F" w:rsidRPr="009F0EE4">
        <w:rPr>
          <w:rFonts w:ascii="Sylfaen" w:hAnsi="Sylfaen" w:cs="Sylfaen"/>
        </w:rPr>
        <w:t>წარმოდგენილი</w:t>
      </w:r>
      <w:r w:rsidR="0051690F" w:rsidRPr="009F0EE4">
        <w:rPr>
          <w:rFonts w:ascii="Sylfaen" w:hAnsi="Sylfaen"/>
        </w:rPr>
        <w:t xml:space="preserve"> </w:t>
      </w:r>
      <w:r w:rsidR="0051690F" w:rsidRPr="009F0EE4">
        <w:rPr>
          <w:rFonts w:ascii="Sylfaen" w:hAnsi="Sylfaen" w:cs="Sylfaen"/>
        </w:rPr>
        <w:t>უნდა</w:t>
      </w:r>
      <w:r w:rsidR="0051690F" w:rsidRPr="009F0EE4">
        <w:rPr>
          <w:rFonts w:ascii="Sylfaen" w:hAnsi="Sylfaen"/>
        </w:rPr>
        <w:t xml:space="preserve"> </w:t>
      </w:r>
      <w:r w:rsidR="0051690F" w:rsidRPr="009F0EE4">
        <w:rPr>
          <w:rFonts w:ascii="Sylfaen" w:hAnsi="Sylfaen" w:cs="Sylfaen"/>
        </w:rPr>
        <w:t>იქნეს</w:t>
      </w:r>
      <w:r w:rsidR="0051690F" w:rsidRPr="009F0EE4">
        <w:rPr>
          <w:rFonts w:ascii="Sylfaen" w:hAnsi="Sylfaen"/>
        </w:rPr>
        <w:t xml:space="preserve"> </w:t>
      </w:r>
      <w:r w:rsidR="0051690F" w:rsidRPr="009F0EE4">
        <w:rPr>
          <w:rFonts w:ascii="Sylfaen" w:hAnsi="Sylfaen" w:cs="Sylfaen"/>
        </w:rPr>
        <w:t>სახელმწიფო</w:t>
      </w:r>
      <w:r w:rsidR="0051690F" w:rsidRPr="009F0EE4">
        <w:rPr>
          <w:rFonts w:ascii="Sylfaen" w:hAnsi="Sylfaen"/>
        </w:rPr>
        <w:t xml:space="preserve"> </w:t>
      </w:r>
      <w:r w:rsidR="0051690F" w:rsidRPr="009F0EE4">
        <w:rPr>
          <w:rFonts w:ascii="Sylfaen" w:hAnsi="Sylfaen" w:cs="Sylfaen"/>
        </w:rPr>
        <w:t>გეოდეზიურ</w:t>
      </w:r>
      <w:r w:rsidR="0051690F" w:rsidRPr="009F0EE4">
        <w:rPr>
          <w:rFonts w:ascii="Sylfaen" w:hAnsi="Sylfaen"/>
        </w:rPr>
        <w:t xml:space="preserve"> </w:t>
      </w:r>
      <w:r w:rsidR="0051690F" w:rsidRPr="009F0EE4">
        <w:rPr>
          <w:rFonts w:ascii="Sylfaen" w:hAnsi="Sylfaen" w:cs="Sylfaen"/>
        </w:rPr>
        <w:t>კოორდინატთა</w:t>
      </w:r>
      <w:r w:rsidR="0051690F" w:rsidRPr="009F0EE4">
        <w:rPr>
          <w:rFonts w:ascii="Sylfaen" w:hAnsi="Sylfaen"/>
        </w:rPr>
        <w:t xml:space="preserve"> </w:t>
      </w:r>
      <w:r w:rsidR="0051690F" w:rsidRPr="009F0EE4">
        <w:rPr>
          <w:rFonts w:ascii="Sylfaen" w:hAnsi="Sylfaen" w:cs="Sylfaen"/>
        </w:rPr>
        <w:t>სისტემაში</w:t>
      </w:r>
      <w:r w:rsidR="0051690F" w:rsidRPr="009F0EE4">
        <w:rPr>
          <w:rFonts w:ascii="Sylfaen" w:hAnsi="Sylfaen"/>
        </w:rPr>
        <w:t xml:space="preserve"> (</w:t>
      </w:r>
      <w:r w:rsidR="0051690F" w:rsidRPr="009F0EE4">
        <w:rPr>
          <w:rFonts w:ascii="Sylfaen" w:hAnsi="Sylfaen" w:cs="Sylfaen"/>
        </w:rPr>
        <w:t>კოორდინატთა</w:t>
      </w:r>
      <w:r w:rsidR="0051690F" w:rsidRPr="009F0EE4">
        <w:rPr>
          <w:rFonts w:ascii="Sylfaen" w:hAnsi="Sylfaen"/>
        </w:rPr>
        <w:t xml:space="preserve"> </w:t>
      </w:r>
      <w:r w:rsidR="0051690F" w:rsidRPr="009F0EE4">
        <w:rPr>
          <w:rFonts w:ascii="Sylfaen" w:hAnsi="Sylfaen" w:cs="Sylfaen"/>
        </w:rPr>
        <w:t>სისტემა</w:t>
      </w:r>
      <w:r w:rsidR="0051690F" w:rsidRPr="009F0EE4">
        <w:rPr>
          <w:rFonts w:ascii="Sylfaen" w:hAnsi="Sylfaen"/>
        </w:rPr>
        <w:t xml:space="preserve"> </w:t>
      </w:r>
      <w:r w:rsidR="000D44EF">
        <w:rPr>
          <w:rFonts w:ascii="Sylfaen" w:hAnsi="Sylfaen"/>
        </w:rPr>
        <w:t>–</w:t>
      </w:r>
      <w:r w:rsidR="0051690F" w:rsidRPr="009F0EE4">
        <w:rPr>
          <w:rFonts w:ascii="Sylfaen" w:hAnsi="Sylfaen"/>
        </w:rPr>
        <w:t xml:space="preserve"> WGS84, </w:t>
      </w:r>
      <w:r w:rsidR="0051690F" w:rsidRPr="009F0EE4">
        <w:rPr>
          <w:rFonts w:ascii="Sylfaen" w:hAnsi="Sylfaen" w:cs="Sylfaen"/>
        </w:rPr>
        <w:t>პროექცია</w:t>
      </w:r>
      <w:r w:rsidR="0051690F" w:rsidRPr="009F0EE4">
        <w:rPr>
          <w:rFonts w:ascii="Sylfaen" w:hAnsi="Sylfaen"/>
        </w:rPr>
        <w:t xml:space="preserve"> </w:t>
      </w:r>
      <w:r w:rsidR="000D44EF">
        <w:rPr>
          <w:rFonts w:ascii="Sylfaen" w:hAnsi="Sylfaen"/>
        </w:rPr>
        <w:t>–</w:t>
      </w:r>
      <w:r w:rsidR="0051690F" w:rsidRPr="009F0EE4">
        <w:rPr>
          <w:rFonts w:ascii="Sylfaen" w:hAnsi="Sylfaen"/>
        </w:rPr>
        <w:t xml:space="preserve"> UTM) </w:t>
      </w:r>
      <w:r w:rsidR="0051690F" w:rsidRPr="009F0EE4">
        <w:rPr>
          <w:rFonts w:ascii="Sylfaen" w:hAnsi="Sylfaen" w:cs="Sylfaen"/>
        </w:rPr>
        <w:t>და</w:t>
      </w:r>
      <w:r w:rsidR="0051690F" w:rsidRPr="009F0EE4">
        <w:rPr>
          <w:rFonts w:ascii="Sylfaen" w:hAnsi="Sylfaen"/>
        </w:rPr>
        <w:t xml:space="preserve"> </w:t>
      </w:r>
      <w:r w:rsidR="0051690F" w:rsidRPr="009F0EE4">
        <w:rPr>
          <w:rFonts w:ascii="Sylfaen" w:hAnsi="Sylfaen" w:cs="Sylfaen"/>
        </w:rPr>
        <w:t>უნდა</w:t>
      </w:r>
      <w:r w:rsidR="0051690F" w:rsidRPr="009F0EE4">
        <w:rPr>
          <w:rFonts w:ascii="Sylfaen" w:hAnsi="Sylfaen"/>
        </w:rPr>
        <w:t xml:space="preserve"> </w:t>
      </w:r>
      <w:r w:rsidR="0051690F" w:rsidRPr="009F0EE4">
        <w:rPr>
          <w:rFonts w:ascii="Sylfaen" w:hAnsi="Sylfaen" w:cs="Sylfaen"/>
        </w:rPr>
        <w:t>ასახავდეს</w:t>
      </w:r>
      <w:r w:rsidR="0051690F" w:rsidRPr="009F0EE4">
        <w:rPr>
          <w:rFonts w:ascii="Sylfaen" w:hAnsi="Sylfaen"/>
        </w:rPr>
        <w:t xml:space="preserve"> </w:t>
      </w:r>
      <w:r w:rsidR="0051690F" w:rsidRPr="009F0EE4">
        <w:rPr>
          <w:rFonts w:ascii="Sylfaen" w:hAnsi="Sylfaen" w:cs="Sylfaen"/>
        </w:rPr>
        <w:t>უძრავი</w:t>
      </w:r>
      <w:r w:rsidR="0051690F" w:rsidRPr="009F0EE4">
        <w:rPr>
          <w:rFonts w:ascii="Sylfaen" w:hAnsi="Sylfaen"/>
        </w:rPr>
        <w:t xml:space="preserve"> </w:t>
      </w:r>
      <w:r w:rsidR="0051690F" w:rsidRPr="009F0EE4">
        <w:rPr>
          <w:rFonts w:ascii="Sylfaen" w:hAnsi="Sylfaen" w:cs="Sylfaen"/>
        </w:rPr>
        <w:t>ნივთის</w:t>
      </w:r>
      <w:r w:rsidR="0051690F" w:rsidRPr="009F0EE4">
        <w:rPr>
          <w:rFonts w:ascii="Sylfaen" w:hAnsi="Sylfaen"/>
        </w:rPr>
        <w:t xml:space="preserve"> (</w:t>
      </w:r>
      <w:r w:rsidR="0051690F" w:rsidRPr="009F0EE4">
        <w:rPr>
          <w:rFonts w:ascii="Sylfaen" w:hAnsi="Sylfaen" w:cs="Sylfaen"/>
        </w:rPr>
        <w:t>შენობა</w:t>
      </w:r>
      <w:r w:rsidR="0051690F" w:rsidRPr="009F0EE4">
        <w:rPr>
          <w:rFonts w:ascii="Sylfaen" w:hAnsi="Sylfaen"/>
        </w:rPr>
        <w:t>-</w:t>
      </w:r>
      <w:r w:rsidR="0051690F" w:rsidRPr="009F0EE4">
        <w:rPr>
          <w:rFonts w:ascii="Sylfaen" w:hAnsi="Sylfaen" w:cs="Sylfaen"/>
        </w:rPr>
        <w:t>ნაგებობის</w:t>
      </w:r>
      <w:r w:rsidR="0051690F" w:rsidRPr="009F0EE4">
        <w:rPr>
          <w:rFonts w:ascii="Sylfaen" w:hAnsi="Sylfaen"/>
        </w:rPr>
        <w:t xml:space="preserve"> </w:t>
      </w:r>
      <w:r w:rsidR="0051690F" w:rsidRPr="009F0EE4">
        <w:rPr>
          <w:rFonts w:ascii="Sylfaen" w:hAnsi="Sylfaen" w:cs="Sylfaen"/>
        </w:rPr>
        <w:t>ერთეულის</w:t>
      </w:r>
      <w:r w:rsidR="0051690F" w:rsidRPr="009F0EE4">
        <w:rPr>
          <w:rFonts w:ascii="Sylfaen" w:hAnsi="Sylfaen"/>
        </w:rPr>
        <w:t xml:space="preserve">) </w:t>
      </w:r>
      <w:r w:rsidR="0051690F" w:rsidRPr="009F0EE4">
        <w:rPr>
          <w:rFonts w:ascii="Sylfaen" w:hAnsi="Sylfaen" w:cs="Sylfaen"/>
        </w:rPr>
        <w:t>მდებარეობას</w:t>
      </w:r>
      <w:r w:rsidR="0051690F" w:rsidRPr="009F0EE4">
        <w:rPr>
          <w:rFonts w:ascii="Sylfaen" w:hAnsi="Sylfaen"/>
        </w:rPr>
        <w:t xml:space="preserve"> </w:t>
      </w:r>
      <w:r w:rsidR="0051690F" w:rsidRPr="009F0EE4">
        <w:rPr>
          <w:rFonts w:ascii="Sylfaen" w:hAnsi="Sylfaen" w:cs="Sylfaen"/>
        </w:rPr>
        <w:t>კოორდინატთა</w:t>
      </w:r>
      <w:r w:rsidR="0051690F" w:rsidRPr="009F0EE4">
        <w:rPr>
          <w:rFonts w:ascii="Sylfaen" w:hAnsi="Sylfaen"/>
        </w:rPr>
        <w:t xml:space="preserve"> </w:t>
      </w:r>
      <w:r w:rsidR="0051690F" w:rsidRPr="009F0EE4">
        <w:rPr>
          <w:rFonts w:ascii="Sylfaen" w:hAnsi="Sylfaen" w:cs="Sylfaen"/>
        </w:rPr>
        <w:t>სისტემის</w:t>
      </w:r>
      <w:r w:rsidR="0051690F" w:rsidRPr="009F0EE4">
        <w:rPr>
          <w:rFonts w:ascii="Sylfaen" w:hAnsi="Sylfaen"/>
        </w:rPr>
        <w:t xml:space="preserve"> </w:t>
      </w:r>
      <w:r w:rsidR="0051690F" w:rsidRPr="009F0EE4">
        <w:rPr>
          <w:rFonts w:ascii="Sylfaen" w:hAnsi="Sylfaen" w:cs="Sylfaen"/>
        </w:rPr>
        <w:t>მიხედვით</w:t>
      </w:r>
      <w:r w:rsidR="0051690F" w:rsidRPr="009F0EE4">
        <w:rPr>
          <w:rFonts w:ascii="Sylfaen" w:hAnsi="Sylfaen"/>
        </w:rPr>
        <w:t xml:space="preserve">. </w:t>
      </w:r>
      <w:r w:rsidR="0051690F" w:rsidRPr="009F0EE4">
        <w:rPr>
          <w:rFonts w:ascii="Sylfaen" w:hAnsi="Sylfaen" w:cs="Sylfaen"/>
        </w:rPr>
        <w:t>აღწერისას</w:t>
      </w:r>
      <w:r w:rsidR="0051690F" w:rsidRPr="009F0EE4">
        <w:rPr>
          <w:rFonts w:ascii="Sylfaen" w:hAnsi="Sylfaen"/>
        </w:rPr>
        <w:t xml:space="preserve"> </w:t>
      </w:r>
      <w:r w:rsidR="0051690F" w:rsidRPr="009F0EE4">
        <w:rPr>
          <w:rFonts w:ascii="Sylfaen" w:hAnsi="Sylfaen" w:cs="Sylfaen"/>
        </w:rPr>
        <w:t>გათვალისწინებული</w:t>
      </w:r>
      <w:r w:rsidR="0051690F" w:rsidRPr="009F0EE4">
        <w:rPr>
          <w:rFonts w:ascii="Sylfaen" w:hAnsi="Sylfaen"/>
        </w:rPr>
        <w:t xml:space="preserve"> </w:t>
      </w:r>
      <w:r w:rsidR="0051690F" w:rsidRPr="009F0EE4">
        <w:rPr>
          <w:rFonts w:ascii="Sylfaen" w:hAnsi="Sylfaen" w:cs="Sylfaen"/>
        </w:rPr>
        <w:t>უნდა</w:t>
      </w:r>
      <w:r w:rsidR="0051690F" w:rsidRPr="009F0EE4">
        <w:rPr>
          <w:rFonts w:ascii="Sylfaen" w:hAnsi="Sylfaen"/>
        </w:rPr>
        <w:t xml:space="preserve"> </w:t>
      </w:r>
      <w:r w:rsidR="0051690F" w:rsidRPr="009F0EE4">
        <w:rPr>
          <w:rFonts w:ascii="Sylfaen" w:hAnsi="Sylfaen" w:cs="Sylfaen"/>
        </w:rPr>
        <w:t>იქნეს</w:t>
      </w:r>
      <w:r w:rsidR="0051690F" w:rsidRPr="009F0EE4">
        <w:rPr>
          <w:rFonts w:ascii="Sylfaen" w:hAnsi="Sylfaen"/>
        </w:rPr>
        <w:t xml:space="preserve"> </w:t>
      </w:r>
      <w:r w:rsidR="0051690F" w:rsidRPr="009F0EE4">
        <w:rPr>
          <w:rFonts w:ascii="Sylfaen" w:hAnsi="Sylfaen" w:cs="Sylfaen"/>
        </w:rPr>
        <w:t>ობიექტების</w:t>
      </w:r>
      <w:r w:rsidR="0051690F" w:rsidRPr="009F0EE4">
        <w:rPr>
          <w:rFonts w:ascii="Sylfaen" w:hAnsi="Sylfaen"/>
        </w:rPr>
        <w:t xml:space="preserve"> </w:t>
      </w:r>
      <w:r w:rsidR="0051690F" w:rsidRPr="009F0EE4">
        <w:rPr>
          <w:rFonts w:ascii="Sylfaen" w:hAnsi="Sylfaen" w:cs="Sylfaen"/>
        </w:rPr>
        <w:t>აზომვისა</w:t>
      </w:r>
      <w:r w:rsidR="0051690F" w:rsidRPr="009F0EE4">
        <w:rPr>
          <w:rFonts w:ascii="Sylfaen" w:hAnsi="Sylfaen"/>
        </w:rPr>
        <w:t xml:space="preserve"> </w:t>
      </w:r>
      <w:r w:rsidR="0051690F" w:rsidRPr="009F0EE4">
        <w:rPr>
          <w:rFonts w:ascii="Sylfaen" w:hAnsi="Sylfaen" w:cs="Sylfaen"/>
        </w:rPr>
        <w:t>და</w:t>
      </w:r>
      <w:r w:rsidR="0051690F" w:rsidRPr="009F0EE4">
        <w:rPr>
          <w:rFonts w:ascii="Sylfaen" w:hAnsi="Sylfaen"/>
        </w:rPr>
        <w:t xml:space="preserve"> </w:t>
      </w:r>
      <w:r w:rsidR="0051690F" w:rsidRPr="009F0EE4">
        <w:rPr>
          <w:rFonts w:ascii="Sylfaen" w:hAnsi="Sylfaen" w:cs="Sylfaen"/>
        </w:rPr>
        <w:t>გამოსახვის</w:t>
      </w:r>
      <w:r w:rsidR="0051690F" w:rsidRPr="009F0EE4">
        <w:rPr>
          <w:rFonts w:ascii="Sylfaen" w:hAnsi="Sylfaen"/>
        </w:rPr>
        <w:t xml:space="preserve"> </w:t>
      </w:r>
      <w:r w:rsidR="00291F22">
        <w:rPr>
          <w:rFonts w:ascii="Sylfaen" w:hAnsi="Sylfaen" w:cs="Sylfaen"/>
          <w:lang w:val="ka-GE"/>
        </w:rPr>
        <w:t>უზუსტობა</w:t>
      </w:r>
      <w:r w:rsidR="00291F22" w:rsidRPr="009F0EE4">
        <w:rPr>
          <w:rFonts w:ascii="Sylfaen" w:hAnsi="Sylfaen"/>
        </w:rPr>
        <w:t xml:space="preserve"> </w:t>
      </w:r>
      <w:r w:rsidR="00DE506E" w:rsidRPr="009F0EE4">
        <w:rPr>
          <w:rFonts w:ascii="Sylfaen" w:hAnsi="Sylfaen" w:cs="Sylfaen"/>
        </w:rPr>
        <w:t>არაუმეტეს</w:t>
      </w:r>
      <w:r w:rsidR="00DE506E" w:rsidRPr="009F0EE4">
        <w:rPr>
          <w:rFonts w:ascii="Sylfaen" w:hAnsi="Sylfaen"/>
        </w:rPr>
        <w:t xml:space="preserve"> </w:t>
      </w:r>
      <w:r w:rsidR="0051690F" w:rsidRPr="009F0EE4">
        <w:rPr>
          <w:rFonts w:ascii="Sylfaen" w:hAnsi="Sylfaen"/>
        </w:rPr>
        <w:t>0.</w:t>
      </w:r>
      <w:del w:id="0" w:author="Author" w:date="2024-09-06T14:14:00Z">
        <w:r w:rsidR="0051690F" w:rsidRPr="009F0EE4" w:rsidDel="00F269A0">
          <w:rPr>
            <w:rFonts w:ascii="Sylfaen" w:hAnsi="Sylfaen"/>
          </w:rPr>
          <w:delText xml:space="preserve">15 </w:delText>
        </w:r>
      </w:del>
      <w:ins w:id="1" w:author="Author" w:date="2024-09-06T14:14:00Z">
        <w:r w:rsidR="00F269A0">
          <w:rPr>
            <w:rFonts w:ascii="Sylfaen" w:hAnsi="Sylfaen"/>
            <w:lang w:val="ka-GE"/>
          </w:rPr>
          <w:t>5</w:t>
        </w:r>
        <w:r w:rsidR="00F269A0" w:rsidRPr="009F0EE4">
          <w:rPr>
            <w:rFonts w:ascii="Sylfaen" w:hAnsi="Sylfaen"/>
          </w:rPr>
          <w:t xml:space="preserve"> </w:t>
        </w:r>
      </w:ins>
      <w:r w:rsidR="0051690F" w:rsidRPr="009F0EE4">
        <w:rPr>
          <w:rFonts w:ascii="Sylfaen" w:hAnsi="Sylfaen" w:cs="Sylfaen"/>
        </w:rPr>
        <w:t>მ</w:t>
      </w:r>
      <w:r w:rsidR="0051690F" w:rsidRPr="009F0EE4">
        <w:rPr>
          <w:rFonts w:ascii="Sylfaen" w:hAnsi="Sylfaen"/>
        </w:rPr>
        <w:t>-</w:t>
      </w:r>
      <w:r w:rsidR="0051690F" w:rsidRPr="009F0EE4">
        <w:rPr>
          <w:rFonts w:ascii="Sylfaen" w:hAnsi="Sylfaen" w:cs="Sylfaen"/>
        </w:rPr>
        <w:t>ისა</w:t>
      </w:r>
      <w:r w:rsidR="0051690F" w:rsidRPr="009F0EE4">
        <w:rPr>
          <w:rFonts w:ascii="Sylfaen" w:hAnsi="Sylfaen"/>
        </w:rPr>
        <w:t>.</w:t>
      </w:r>
    </w:p>
    <w:p w14:paraId="7989AA9B" w14:textId="77777777" w:rsidR="006C7BA6" w:rsidRPr="009F0EE4" w:rsidRDefault="0051690F" w:rsidP="00080327">
      <w:pPr>
        <w:pStyle w:val="NoSpacing"/>
        <w:spacing w:line="276" w:lineRule="auto"/>
        <w:ind w:firstLine="540"/>
        <w:jc w:val="both"/>
        <w:rPr>
          <w:rFonts w:ascii="Sylfaen" w:hAnsi="Sylfaen"/>
        </w:rPr>
      </w:pPr>
      <w:r w:rsidRPr="009F0EE4">
        <w:rPr>
          <w:rFonts w:ascii="Sylfaen" w:hAnsi="Sylfaen"/>
        </w:rPr>
        <w:t xml:space="preserve">3. </w:t>
      </w:r>
      <w:r w:rsidR="006C7BA6" w:rsidRPr="009F0EE4">
        <w:rPr>
          <w:rFonts w:ascii="Sylfaen" w:hAnsi="Sylfaen" w:cs="Sylfaen"/>
        </w:rPr>
        <w:t>შიდა</w:t>
      </w:r>
      <w:r w:rsidR="006C7BA6" w:rsidRPr="009F0EE4">
        <w:rPr>
          <w:rFonts w:ascii="Sylfaen" w:hAnsi="Sylfaen"/>
        </w:rPr>
        <w:t xml:space="preserve"> </w:t>
      </w:r>
      <w:r w:rsidR="006C7BA6" w:rsidRPr="009F0EE4">
        <w:rPr>
          <w:rFonts w:ascii="Sylfaen" w:hAnsi="Sylfaen" w:cs="Sylfaen"/>
        </w:rPr>
        <w:t>აზომვითი</w:t>
      </w:r>
      <w:r w:rsidR="006C7BA6" w:rsidRPr="009F0EE4">
        <w:rPr>
          <w:rFonts w:ascii="Sylfaen" w:hAnsi="Sylfaen"/>
        </w:rPr>
        <w:t xml:space="preserve"> </w:t>
      </w:r>
      <w:r w:rsidR="006C7BA6" w:rsidRPr="009F0EE4">
        <w:rPr>
          <w:rFonts w:ascii="Sylfaen" w:hAnsi="Sylfaen" w:cs="Sylfaen"/>
        </w:rPr>
        <w:t>ნახაზის</w:t>
      </w:r>
      <w:r w:rsidR="006C7BA6" w:rsidRPr="009F0EE4">
        <w:rPr>
          <w:rFonts w:ascii="Sylfaen" w:hAnsi="Sylfaen"/>
        </w:rPr>
        <w:t xml:space="preserve"> </w:t>
      </w:r>
      <w:r w:rsidR="006C7BA6" w:rsidRPr="009F0EE4">
        <w:rPr>
          <w:rFonts w:ascii="Sylfaen" w:hAnsi="Sylfaen" w:cs="Sylfaen"/>
        </w:rPr>
        <w:t>ციფრული</w:t>
      </w:r>
      <w:r w:rsidR="006C7BA6" w:rsidRPr="009F0EE4">
        <w:rPr>
          <w:rFonts w:ascii="Sylfaen" w:hAnsi="Sylfaen"/>
        </w:rPr>
        <w:t xml:space="preserve"> </w:t>
      </w:r>
      <w:r w:rsidR="006C7BA6" w:rsidRPr="009F0EE4">
        <w:rPr>
          <w:rFonts w:ascii="Sylfaen" w:hAnsi="Sylfaen" w:cs="Sylfaen"/>
        </w:rPr>
        <w:t>ვერსია</w:t>
      </w:r>
      <w:r w:rsidR="006C7BA6" w:rsidRPr="009F0EE4">
        <w:rPr>
          <w:rFonts w:ascii="Sylfaen" w:hAnsi="Sylfaen"/>
        </w:rPr>
        <w:t xml:space="preserve"> </w:t>
      </w:r>
      <w:r w:rsidR="006C7BA6" w:rsidRPr="009F0EE4">
        <w:rPr>
          <w:rFonts w:ascii="Sylfaen" w:hAnsi="Sylfaen" w:cs="Sylfaen"/>
        </w:rPr>
        <w:t>შედგენილი</w:t>
      </w:r>
      <w:r w:rsidR="006C7BA6" w:rsidRPr="009F0EE4">
        <w:rPr>
          <w:rFonts w:ascii="Sylfaen" w:hAnsi="Sylfaen"/>
        </w:rPr>
        <w:t xml:space="preserve"> </w:t>
      </w:r>
      <w:r w:rsidR="006C7BA6" w:rsidRPr="009F0EE4">
        <w:rPr>
          <w:rFonts w:ascii="Sylfaen" w:hAnsi="Sylfaen" w:cs="Sylfaen"/>
        </w:rPr>
        <w:t>უნდა</w:t>
      </w:r>
      <w:r w:rsidR="006C7BA6" w:rsidRPr="009F0EE4">
        <w:rPr>
          <w:rFonts w:ascii="Sylfaen" w:hAnsi="Sylfaen"/>
        </w:rPr>
        <w:t xml:space="preserve"> </w:t>
      </w:r>
      <w:r w:rsidR="006C7BA6" w:rsidRPr="009F0EE4">
        <w:rPr>
          <w:rFonts w:ascii="Sylfaen" w:hAnsi="Sylfaen" w:cs="Sylfaen"/>
        </w:rPr>
        <w:t>იყოს</w:t>
      </w:r>
      <w:r w:rsidR="006C7BA6" w:rsidRPr="009F0EE4">
        <w:rPr>
          <w:rFonts w:ascii="Sylfaen" w:hAnsi="Sylfaen"/>
        </w:rPr>
        <w:t xml:space="preserve"> </w:t>
      </w:r>
      <w:r w:rsidR="006C7BA6" w:rsidRPr="009F0EE4">
        <w:rPr>
          <w:rFonts w:ascii="Sylfaen" w:hAnsi="Sylfaen" w:cs="Sylfaen"/>
        </w:rPr>
        <w:t>შემდეგ</w:t>
      </w:r>
      <w:r w:rsidR="006C7BA6" w:rsidRPr="009F0EE4">
        <w:rPr>
          <w:rFonts w:ascii="Sylfaen" w:hAnsi="Sylfaen"/>
        </w:rPr>
        <w:t xml:space="preserve"> </w:t>
      </w:r>
      <w:r w:rsidR="006C7BA6" w:rsidRPr="009F0EE4">
        <w:rPr>
          <w:rFonts w:ascii="Sylfaen" w:hAnsi="Sylfaen" w:cs="Sylfaen"/>
        </w:rPr>
        <w:t>დამოუკიდებელ</w:t>
      </w:r>
      <w:r w:rsidR="006C7BA6" w:rsidRPr="009F0EE4">
        <w:rPr>
          <w:rFonts w:ascii="Sylfaen" w:hAnsi="Sylfaen"/>
        </w:rPr>
        <w:t xml:space="preserve"> </w:t>
      </w:r>
      <w:r w:rsidR="006C7BA6" w:rsidRPr="009F0EE4">
        <w:rPr>
          <w:rFonts w:ascii="Sylfaen" w:hAnsi="Sylfaen" w:cs="Sylfaen"/>
        </w:rPr>
        <w:t>ფენებად</w:t>
      </w:r>
      <w:r w:rsidR="006C7BA6" w:rsidRPr="009F0EE4">
        <w:rPr>
          <w:rFonts w:ascii="Sylfaen" w:hAnsi="Sylfaen"/>
        </w:rPr>
        <w:t>:</w:t>
      </w:r>
    </w:p>
    <w:p w14:paraId="3162F133"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ა</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პოლიგონალური</w:t>
      </w:r>
      <w:r w:rsidRPr="009F0EE4">
        <w:rPr>
          <w:rFonts w:ascii="Sylfaen" w:hAnsi="Sylfaen"/>
        </w:rPr>
        <w:t xml:space="preserve"> </w:t>
      </w:r>
      <w:r w:rsidRPr="009F0EE4">
        <w:rPr>
          <w:rFonts w:ascii="Sylfaen" w:hAnsi="Sylfaen" w:cs="Sylfaen"/>
        </w:rPr>
        <w:t>ფენა</w:t>
      </w:r>
      <w:r w:rsidRPr="009F0EE4">
        <w:rPr>
          <w:rFonts w:ascii="Sylfaen" w:hAnsi="Sylfaen"/>
        </w:rPr>
        <w:t xml:space="preserve"> (unit_polygon.shp);</w:t>
      </w:r>
    </w:p>
    <w:p w14:paraId="3BCBF2CA"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ბ</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ხაზოვანი</w:t>
      </w:r>
      <w:r w:rsidRPr="009F0EE4">
        <w:rPr>
          <w:rFonts w:ascii="Sylfaen" w:hAnsi="Sylfaen"/>
        </w:rPr>
        <w:t xml:space="preserve"> </w:t>
      </w:r>
      <w:r w:rsidRPr="009F0EE4">
        <w:rPr>
          <w:rFonts w:ascii="Sylfaen" w:hAnsi="Sylfaen" w:cs="Sylfaen"/>
        </w:rPr>
        <w:t>ფენა</w:t>
      </w:r>
      <w:r w:rsidRPr="009F0EE4">
        <w:rPr>
          <w:rFonts w:ascii="Sylfaen" w:hAnsi="Sylfaen"/>
        </w:rPr>
        <w:t xml:space="preserve"> (unit_line.s</w:t>
      </w:r>
      <w:r w:rsidR="00DE506E" w:rsidRPr="009F0EE4">
        <w:rPr>
          <w:rFonts w:ascii="Sylfaen" w:hAnsi="Sylfaen"/>
        </w:rPr>
        <w:t>hp);</w:t>
      </w:r>
    </w:p>
    <w:p w14:paraId="1A2E113E" w14:textId="3174A53E"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გ</w:t>
      </w:r>
      <w:r w:rsidRPr="009F0EE4">
        <w:rPr>
          <w:rFonts w:ascii="Sylfaen" w:hAnsi="Sylfaen"/>
        </w:rPr>
        <w:t xml:space="preserve">) </w:t>
      </w:r>
      <w:r w:rsidRPr="009F0EE4">
        <w:rPr>
          <w:rFonts w:ascii="Sylfaen" w:hAnsi="Sylfaen" w:cs="Sylfaen"/>
        </w:rPr>
        <w:t>ვალდებულება</w:t>
      </w:r>
      <w:r w:rsidRPr="009F0EE4">
        <w:rPr>
          <w:rFonts w:ascii="Sylfaen" w:hAnsi="Sylfaen"/>
        </w:rPr>
        <w:t xml:space="preserve"> (</w:t>
      </w:r>
      <w:r w:rsidRPr="009F0EE4">
        <w:rPr>
          <w:rFonts w:ascii="Sylfaen" w:hAnsi="Sylfaen" w:cs="Sylfaen"/>
        </w:rPr>
        <w:t>პოლიგონალური</w:t>
      </w:r>
      <w:r w:rsidRPr="009F0EE4">
        <w:rPr>
          <w:rFonts w:ascii="Sylfaen" w:hAnsi="Sylfaen"/>
        </w:rPr>
        <w:t xml:space="preserve"> </w:t>
      </w:r>
      <w:r w:rsidRPr="009F0EE4">
        <w:rPr>
          <w:rFonts w:ascii="Sylfaen" w:hAnsi="Sylfaen" w:cs="Sylfaen"/>
        </w:rPr>
        <w:t>ფენა</w:t>
      </w:r>
      <w:r w:rsidR="007A6FF1">
        <w:rPr>
          <w:rFonts w:ascii="Sylfaen" w:hAnsi="Sylfaen"/>
          <w:lang w:val="ka-GE"/>
        </w:rPr>
        <w:t xml:space="preserve"> – </w:t>
      </w:r>
      <w:r w:rsidRPr="00783754">
        <w:rPr>
          <w:rFonts w:ascii="Sylfaen" w:hAnsi="Sylfaen"/>
        </w:rPr>
        <w:t>lease_polygon.shp)</w:t>
      </w:r>
      <w:r w:rsidR="00920EE3" w:rsidRPr="00783754">
        <w:rPr>
          <w:rFonts w:ascii="Sylfaen" w:hAnsi="Sylfaen"/>
          <w:lang w:val="ka-GE"/>
        </w:rPr>
        <w:t xml:space="preserve"> –</w:t>
      </w:r>
      <w:r w:rsidRPr="00783754">
        <w:rPr>
          <w:rFonts w:ascii="Sylfaen" w:hAnsi="Sylfaen"/>
        </w:rPr>
        <w:t xml:space="preserve"> </w:t>
      </w:r>
      <w:r w:rsidRPr="00783754">
        <w:rPr>
          <w:rFonts w:ascii="Sylfaen" w:hAnsi="Sylfaen" w:cs="Sylfaen"/>
        </w:rPr>
        <w:t>უფლებრივი</w:t>
      </w:r>
      <w:r w:rsidRPr="00783754">
        <w:rPr>
          <w:rFonts w:ascii="Sylfaen" w:hAnsi="Sylfaen"/>
        </w:rPr>
        <w:t xml:space="preserve"> </w:t>
      </w:r>
      <w:r w:rsidRPr="00783754">
        <w:rPr>
          <w:rFonts w:ascii="Sylfaen" w:hAnsi="Sylfaen" w:cs="Sylfaen"/>
        </w:rPr>
        <w:t>შეზღუდვის</w:t>
      </w:r>
      <w:r w:rsidRPr="009F0EE4">
        <w:rPr>
          <w:rFonts w:ascii="Sylfaen" w:hAnsi="Sylfaen"/>
        </w:rPr>
        <w:t xml:space="preserve"> </w:t>
      </w:r>
      <w:r w:rsidRPr="009F0EE4">
        <w:rPr>
          <w:rFonts w:ascii="Sylfaen" w:hAnsi="Sylfaen" w:cs="Sylfaen"/>
        </w:rPr>
        <w:t>ან</w:t>
      </w:r>
      <w:r w:rsidRPr="009F0EE4">
        <w:rPr>
          <w:rFonts w:ascii="Sylfaen" w:hAnsi="Sylfaen"/>
        </w:rPr>
        <w:t>/</w:t>
      </w:r>
      <w:r w:rsidRPr="009F0EE4">
        <w:rPr>
          <w:rFonts w:ascii="Sylfaen" w:hAnsi="Sylfaen" w:cs="Sylfaen"/>
        </w:rPr>
        <w:t>და</w:t>
      </w:r>
      <w:r w:rsidRPr="009F0EE4">
        <w:rPr>
          <w:rFonts w:ascii="Sylfaen" w:hAnsi="Sylfaen"/>
        </w:rPr>
        <w:t xml:space="preserve"> </w:t>
      </w:r>
      <w:r w:rsidR="001940D5" w:rsidRPr="009F0EE4">
        <w:rPr>
          <w:rFonts w:ascii="Sylfaen" w:hAnsi="Sylfaen" w:cs="Sylfaen"/>
        </w:rPr>
        <w:t>დატვირთვის</w:t>
      </w:r>
      <w:r w:rsidR="001940D5" w:rsidRPr="009F0EE4">
        <w:rPr>
          <w:rFonts w:ascii="Sylfaen" w:hAnsi="Sylfaen"/>
        </w:rPr>
        <w:t xml:space="preserve"> </w:t>
      </w:r>
      <w:r w:rsidR="001940D5" w:rsidRPr="009F0EE4">
        <w:rPr>
          <w:rFonts w:ascii="Sylfaen" w:hAnsi="Sylfaen" w:cs="Sylfaen"/>
        </w:rPr>
        <w:t>გრაფიკული</w:t>
      </w:r>
      <w:r w:rsidR="001940D5" w:rsidRPr="009F0EE4">
        <w:rPr>
          <w:rFonts w:ascii="Sylfaen" w:hAnsi="Sylfaen"/>
        </w:rPr>
        <w:t xml:space="preserve"> </w:t>
      </w:r>
      <w:r w:rsidR="001940D5" w:rsidRPr="009F0EE4">
        <w:rPr>
          <w:rFonts w:ascii="Sylfaen" w:hAnsi="Sylfaen" w:cs="Sylfaen"/>
        </w:rPr>
        <w:t>საზღვრები</w:t>
      </w:r>
      <w:r w:rsidR="0051690F" w:rsidRPr="009F0EE4">
        <w:rPr>
          <w:rFonts w:ascii="Sylfaen" w:hAnsi="Sylfaen"/>
        </w:rPr>
        <w:t xml:space="preserve"> </w:t>
      </w:r>
      <w:r w:rsidR="0051690F" w:rsidRPr="009F0EE4">
        <w:rPr>
          <w:rFonts w:ascii="Sylfaen" w:hAnsi="Sylfaen"/>
          <w:shd w:val="clear" w:color="auto" w:fill="FFFFFF"/>
        </w:rPr>
        <w:t>(</w:t>
      </w:r>
      <w:r w:rsidR="0051690F" w:rsidRPr="009F0EE4">
        <w:rPr>
          <w:rFonts w:ascii="Sylfaen" w:hAnsi="Sylfaen" w:cs="Sylfaen"/>
          <w:shd w:val="clear" w:color="auto" w:fill="FFFFFF"/>
        </w:rPr>
        <w:t>ასეთის</w:t>
      </w:r>
      <w:r w:rsidR="0051690F" w:rsidRPr="009F0EE4">
        <w:rPr>
          <w:rFonts w:ascii="Sylfaen" w:hAnsi="Sylfaen"/>
          <w:shd w:val="clear" w:color="auto" w:fill="FFFFFF"/>
        </w:rPr>
        <w:t xml:space="preserve"> </w:t>
      </w:r>
      <w:r w:rsidR="0051690F" w:rsidRPr="009F0EE4">
        <w:rPr>
          <w:rFonts w:ascii="Sylfaen" w:hAnsi="Sylfaen" w:cs="Sylfaen"/>
          <w:shd w:val="clear" w:color="auto" w:fill="FFFFFF"/>
        </w:rPr>
        <w:t>არსებობის</w:t>
      </w:r>
      <w:r w:rsidR="0051690F" w:rsidRPr="009F0EE4">
        <w:rPr>
          <w:rFonts w:ascii="Sylfaen" w:hAnsi="Sylfaen"/>
          <w:shd w:val="clear" w:color="auto" w:fill="FFFFFF"/>
        </w:rPr>
        <w:t xml:space="preserve"> </w:t>
      </w:r>
      <w:r w:rsidR="00CB6062">
        <w:rPr>
          <w:rFonts w:ascii="Sylfaen" w:hAnsi="Sylfaen" w:cs="Sylfaen"/>
          <w:shd w:val="clear" w:color="auto" w:fill="FFFFFF"/>
        </w:rPr>
        <w:t>შემთხვევ</w:t>
      </w:r>
      <w:r w:rsidR="0051690F" w:rsidRPr="009F0EE4">
        <w:rPr>
          <w:rFonts w:ascii="Sylfaen" w:hAnsi="Sylfaen" w:cs="Sylfaen"/>
          <w:shd w:val="clear" w:color="auto" w:fill="FFFFFF"/>
        </w:rPr>
        <w:t>აში</w:t>
      </w:r>
      <w:r w:rsidR="0051690F" w:rsidRPr="009F0EE4">
        <w:rPr>
          <w:rFonts w:ascii="Sylfaen" w:hAnsi="Sylfaen"/>
          <w:shd w:val="clear" w:color="auto" w:fill="FFFFFF"/>
        </w:rPr>
        <w:t>)</w:t>
      </w:r>
      <w:r w:rsidR="00721F72" w:rsidRPr="009F0EE4">
        <w:rPr>
          <w:rFonts w:ascii="Sylfaen" w:hAnsi="Sylfaen"/>
        </w:rPr>
        <w:t>.</w:t>
      </w:r>
    </w:p>
    <w:p w14:paraId="7458338A" w14:textId="62F3FBBC" w:rsidR="006C7BA6" w:rsidRPr="009F0EE4" w:rsidRDefault="0051690F" w:rsidP="00080327">
      <w:pPr>
        <w:pStyle w:val="NoSpacing"/>
        <w:spacing w:line="276" w:lineRule="auto"/>
        <w:ind w:firstLine="540"/>
        <w:jc w:val="both"/>
        <w:rPr>
          <w:rFonts w:ascii="Sylfaen" w:hAnsi="Sylfaen"/>
        </w:rPr>
      </w:pPr>
      <w:r w:rsidRPr="009F0EE4">
        <w:rPr>
          <w:rFonts w:ascii="Sylfaen" w:hAnsi="Sylfaen"/>
        </w:rPr>
        <w:t>4</w:t>
      </w:r>
      <w:r w:rsidR="006C7BA6" w:rsidRPr="009F0EE4">
        <w:rPr>
          <w:rFonts w:ascii="Sylfaen" w:hAnsi="Sylfaen"/>
        </w:rPr>
        <w:t xml:space="preserve">. </w:t>
      </w:r>
      <w:r w:rsidR="006C7BA6" w:rsidRPr="009F0EE4">
        <w:rPr>
          <w:rFonts w:ascii="Sylfaen" w:hAnsi="Sylfaen" w:cs="Sylfaen"/>
        </w:rPr>
        <w:t>შიდა</w:t>
      </w:r>
      <w:r w:rsidR="006C7BA6" w:rsidRPr="009F0EE4">
        <w:rPr>
          <w:rFonts w:ascii="Sylfaen" w:hAnsi="Sylfaen"/>
        </w:rPr>
        <w:t xml:space="preserve"> </w:t>
      </w:r>
      <w:r w:rsidR="006C7BA6" w:rsidRPr="009F0EE4">
        <w:rPr>
          <w:rFonts w:ascii="Sylfaen" w:hAnsi="Sylfaen" w:cs="Sylfaen"/>
        </w:rPr>
        <w:t>აზომვითი</w:t>
      </w:r>
      <w:r w:rsidR="006C7BA6" w:rsidRPr="009F0EE4">
        <w:rPr>
          <w:rFonts w:ascii="Sylfaen" w:hAnsi="Sylfaen"/>
        </w:rPr>
        <w:t xml:space="preserve"> </w:t>
      </w:r>
      <w:r w:rsidR="006C7BA6" w:rsidRPr="009F0EE4">
        <w:rPr>
          <w:rFonts w:ascii="Sylfaen" w:hAnsi="Sylfaen" w:cs="Sylfaen"/>
        </w:rPr>
        <w:t>ნახაზის</w:t>
      </w:r>
      <w:r w:rsidR="006C7BA6" w:rsidRPr="009F0EE4">
        <w:rPr>
          <w:rFonts w:ascii="Sylfaen" w:hAnsi="Sylfaen"/>
        </w:rPr>
        <w:t xml:space="preserve"> </w:t>
      </w:r>
      <w:r w:rsidR="006C7BA6" w:rsidRPr="009F0EE4">
        <w:rPr>
          <w:rFonts w:ascii="Sylfaen" w:hAnsi="Sylfaen" w:cs="Sylfaen"/>
        </w:rPr>
        <w:t>ციფრული</w:t>
      </w:r>
      <w:r w:rsidR="006C7BA6" w:rsidRPr="009F0EE4">
        <w:rPr>
          <w:rFonts w:ascii="Sylfaen" w:hAnsi="Sylfaen"/>
        </w:rPr>
        <w:t xml:space="preserve"> </w:t>
      </w:r>
      <w:r w:rsidR="006C7BA6" w:rsidRPr="009F0EE4">
        <w:rPr>
          <w:rFonts w:ascii="Sylfaen" w:hAnsi="Sylfaen" w:cs="Sylfaen"/>
        </w:rPr>
        <w:t>ვერსიის</w:t>
      </w:r>
      <w:r w:rsidR="006C7BA6" w:rsidRPr="009F0EE4">
        <w:rPr>
          <w:rFonts w:ascii="Sylfaen" w:hAnsi="Sylfaen"/>
        </w:rPr>
        <w:t xml:space="preserve"> </w:t>
      </w:r>
      <w:r w:rsidR="006C7BA6" w:rsidRPr="009F0EE4">
        <w:rPr>
          <w:rFonts w:ascii="Sylfaen" w:hAnsi="Sylfaen" w:cs="Sylfaen"/>
        </w:rPr>
        <w:t>პოლიგონალური</w:t>
      </w:r>
      <w:r w:rsidR="006C7BA6" w:rsidRPr="009F0EE4">
        <w:rPr>
          <w:rFonts w:ascii="Sylfaen" w:hAnsi="Sylfaen"/>
        </w:rPr>
        <w:t xml:space="preserve"> </w:t>
      </w:r>
      <w:r w:rsidR="006C7BA6" w:rsidRPr="009F0EE4">
        <w:rPr>
          <w:rFonts w:ascii="Sylfaen" w:hAnsi="Sylfaen" w:cs="Sylfaen"/>
        </w:rPr>
        <w:t>ფენის</w:t>
      </w:r>
      <w:r w:rsidR="006C7BA6" w:rsidRPr="009F0EE4">
        <w:rPr>
          <w:rFonts w:ascii="Sylfaen" w:hAnsi="Sylfaen"/>
        </w:rPr>
        <w:t xml:space="preserve"> (unit_polygon.shp) </w:t>
      </w:r>
      <w:r w:rsidR="006C7BA6" w:rsidRPr="009F0EE4">
        <w:rPr>
          <w:rFonts w:ascii="Sylfaen" w:hAnsi="Sylfaen" w:cs="Sylfaen"/>
        </w:rPr>
        <w:t>ატრიბუტული</w:t>
      </w:r>
      <w:r w:rsidR="006C7BA6" w:rsidRPr="009F0EE4">
        <w:rPr>
          <w:rFonts w:ascii="Sylfaen" w:hAnsi="Sylfaen"/>
        </w:rPr>
        <w:t xml:space="preserve"> </w:t>
      </w:r>
      <w:r w:rsidR="006C7BA6" w:rsidRPr="009F0EE4">
        <w:rPr>
          <w:rFonts w:ascii="Sylfaen" w:hAnsi="Sylfaen" w:cs="Sylfaen"/>
        </w:rPr>
        <w:t>ცხრილი</w:t>
      </w:r>
      <w:r w:rsidR="006C7BA6" w:rsidRPr="009F0EE4">
        <w:rPr>
          <w:rFonts w:ascii="Sylfaen" w:hAnsi="Sylfaen"/>
        </w:rPr>
        <w:t xml:space="preserve"> </w:t>
      </w:r>
      <w:r w:rsidR="006C7BA6" w:rsidRPr="009F0EE4">
        <w:rPr>
          <w:rFonts w:ascii="Sylfaen" w:hAnsi="Sylfaen" w:cs="Sylfaen"/>
        </w:rPr>
        <w:t>უნდა</w:t>
      </w:r>
      <w:r w:rsidR="006C7BA6" w:rsidRPr="009F0EE4">
        <w:rPr>
          <w:rFonts w:ascii="Sylfaen" w:hAnsi="Sylfaen"/>
        </w:rPr>
        <w:t xml:space="preserve"> </w:t>
      </w:r>
      <w:r w:rsidR="006C7BA6" w:rsidRPr="009F0EE4">
        <w:rPr>
          <w:rFonts w:ascii="Sylfaen" w:hAnsi="Sylfaen" w:cs="Sylfaen"/>
        </w:rPr>
        <w:t>შეიცავდეს</w:t>
      </w:r>
      <w:r w:rsidR="006C7BA6" w:rsidRPr="009F0EE4">
        <w:rPr>
          <w:rFonts w:ascii="Sylfaen" w:hAnsi="Sylfaen"/>
        </w:rPr>
        <w:t xml:space="preserve"> </w:t>
      </w:r>
      <w:r w:rsidR="006C7BA6" w:rsidRPr="009F0EE4">
        <w:rPr>
          <w:rFonts w:ascii="Sylfaen" w:hAnsi="Sylfaen" w:cs="Sylfaen"/>
        </w:rPr>
        <w:t>შემდეგ</w:t>
      </w:r>
      <w:r w:rsidR="006C7BA6" w:rsidRPr="009F0EE4">
        <w:rPr>
          <w:rFonts w:ascii="Sylfaen" w:hAnsi="Sylfaen"/>
        </w:rPr>
        <w:t xml:space="preserve"> </w:t>
      </w:r>
      <w:r w:rsidR="0072621F" w:rsidRPr="009F0EE4">
        <w:rPr>
          <w:rFonts w:ascii="Sylfaen" w:hAnsi="Sylfaen" w:cs="Sylfaen"/>
        </w:rPr>
        <w:t>მონაცემებს</w:t>
      </w:r>
      <w:r w:rsidR="0072621F" w:rsidRPr="009F0EE4">
        <w:rPr>
          <w:rFonts w:ascii="Sylfaen" w:hAnsi="Sylfaen"/>
        </w:rPr>
        <w:t xml:space="preserve"> </w:t>
      </w:r>
      <w:r w:rsidR="006C7BA6" w:rsidRPr="00783754">
        <w:rPr>
          <w:rFonts w:ascii="Sylfaen" w:hAnsi="Sylfaen" w:cs="Sylfaen"/>
        </w:rPr>
        <w:t>ობიექტ</w:t>
      </w:r>
      <w:r w:rsidR="007B5B88" w:rsidRPr="00783754">
        <w:rPr>
          <w:rFonts w:ascii="Sylfaen" w:hAnsi="Sylfaen" w:cs="Sylfaen"/>
        </w:rPr>
        <w:t>ზე</w:t>
      </w:r>
      <w:r w:rsidR="006C7BA6" w:rsidRPr="00783754">
        <w:rPr>
          <w:rFonts w:ascii="Sylfaen" w:hAnsi="Sylfaen"/>
        </w:rPr>
        <w:t xml:space="preserve"> </w:t>
      </w:r>
      <w:r w:rsidR="00DF42A5" w:rsidRPr="00783754">
        <w:rPr>
          <w:rFonts w:ascii="Sylfaen" w:hAnsi="Sylfaen"/>
          <w:lang w:val="ka-GE"/>
        </w:rPr>
        <w:t>(</w:t>
      </w:r>
      <w:r w:rsidR="006C7BA6" w:rsidRPr="00783754">
        <w:rPr>
          <w:rFonts w:ascii="Sylfaen" w:hAnsi="Sylfaen" w:cs="Sylfaen"/>
        </w:rPr>
        <w:t>შენობა</w:t>
      </w:r>
      <w:r w:rsidR="006C7BA6" w:rsidRPr="00783754">
        <w:rPr>
          <w:rFonts w:ascii="Sylfaen" w:hAnsi="Sylfaen"/>
        </w:rPr>
        <w:t>-</w:t>
      </w:r>
      <w:r w:rsidR="006C7BA6" w:rsidRPr="00783754">
        <w:rPr>
          <w:rFonts w:ascii="Sylfaen" w:hAnsi="Sylfaen" w:cs="Sylfaen"/>
        </w:rPr>
        <w:t>ნაგებობის</w:t>
      </w:r>
      <w:r w:rsidR="006C7BA6" w:rsidRPr="00783754">
        <w:rPr>
          <w:rFonts w:ascii="Sylfaen" w:hAnsi="Sylfaen"/>
        </w:rPr>
        <w:t xml:space="preserve"> </w:t>
      </w:r>
      <w:r w:rsidR="006C7BA6" w:rsidRPr="00783754">
        <w:rPr>
          <w:rFonts w:ascii="Sylfaen" w:hAnsi="Sylfaen" w:cs="Sylfaen"/>
        </w:rPr>
        <w:t>ერთეულ</w:t>
      </w:r>
      <w:r w:rsidR="007B5B88" w:rsidRPr="00783754">
        <w:rPr>
          <w:rFonts w:ascii="Sylfaen" w:hAnsi="Sylfaen" w:cs="Sylfaen"/>
        </w:rPr>
        <w:t>ზე</w:t>
      </w:r>
      <w:r w:rsidR="00DF42A5" w:rsidRPr="00783754">
        <w:rPr>
          <w:rFonts w:ascii="Sylfaen" w:hAnsi="Sylfaen" w:cs="Sylfaen"/>
          <w:lang w:val="ka-GE"/>
        </w:rPr>
        <w:t>)</w:t>
      </w:r>
      <w:r w:rsidR="0072621F" w:rsidRPr="00783754">
        <w:rPr>
          <w:rFonts w:ascii="Sylfaen" w:hAnsi="Sylfaen"/>
        </w:rPr>
        <w:t>:</w:t>
      </w:r>
    </w:p>
    <w:p w14:paraId="76BE21ED" w14:textId="41207491"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ა</w:t>
      </w:r>
      <w:r w:rsidRPr="009F0EE4">
        <w:rPr>
          <w:rFonts w:ascii="Sylfaen" w:hAnsi="Sylfaen"/>
        </w:rPr>
        <w:t xml:space="preserve">) </w:t>
      </w:r>
      <w:r w:rsidR="00BF7EBD">
        <w:rPr>
          <w:rFonts w:ascii="Sylfaen" w:hAnsi="Sylfaen"/>
          <w:lang w:val="ka-GE"/>
        </w:rPr>
        <w:t xml:space="preserve">მიწის ნაკვეთის </w:t>
      </w:r>
      <w:r w:rsidRPr="009F0EE4">
        <w:rPr>
          <w:rFonts w:ascii="Sylfaen" w:hAnsi="Sylfaen" w:cs="Sylfaen"/>
        </w:rPr>
        <w:t>საკადასტრო</w:t>
      </w:r>
      <w:r w:rsidRPr="009F0EE4">
        <w:rPr>
          <w:rFonts w:ascii="Sylfaen" w:hAnsi="Sylfaen"/>
        </w:rPr>
        <w:t xml:space="preserve"> </w:t>
      </w:r>
      <w:r w:rsidRPr="009F0EE4">
        <w:rPr>
          <w:rFonts w:ascii="Sylfaen" w:hAnsi="Sylfaen" w:cs="Sylfaen"/>
        </w:rPr>
        <w:t>კოდი</w:t>
      </w:r>
      <w:r w:rsidRPr="009F0EE4">
        <w:rPr>
          <w:rFonts w:ascii="Sylfaen" w:hAnsi="Sylfaen"/>
        </w:rPr>
        <w:t>;</w:t>
      </w:r>
    </w:p>
    <w:p w14:paraId="77287768" w14:textId="3E20621B"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lastRenderedPageBreak/>
        <w:t>ბ</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ნომერი</w:t>
      </w:r>
      <w:r w:rsidR="00BF7EBD">
        <w:rPr>
          <w:rFonts w:ascii="Sylfaen" w:hAnsi="Sylfaen" w:cs="Sylfaen"/>
          <w:lang w:val="ka-GE"/>
        </w:rPr>
        <w:t>,</w:t>
      </w:r>
      <w:r w:rsidRPr="009F0EE4">
        <w:rPr>
          <w:rFonts w:ascii="Sylfaen" w:hAnsi="Sylfaen"/>
        </w:rPr>
        <w:t xml:space="preserve"> </w:t>
      </w:r>
      <w:r w:rsidRPr="009F0EE4">
        <w:rPr>
          <w:rFonts w:ascii="Sylfaen" w:hAnsi="Sylfaen" w:cs="Sylfaen"/>
        </w:rPr>
        <w:t>რომელშიც</w:t>
      </w:r>
      <w:r w:rsidRPr="009F0EE4">
        <w:rPr>
          <w:rFonts w:ascii="Sylfaen" w:hAnsi="Sylfaen"/>
        </w:rPr>
        <w:t xml:space="preserve"> </w:t>
      </w:r>
      <w:r w:rsidRPr="009F0EE4">
        <w:rPr>
          <w:rFonts w:ascii="Sylfaen" w:hAnsi="Sylfaen" w:cs="Sylfaen"/>
        </w:rPr>
        <w:t>მდებარეობს</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w:t>
      </w:r>
      <w:r w:rsidRPr="009F0EE4">
        <w:rPr>
          <w:rFonts w:ascii="Sylfaen" w:hAnsi="Sylfaen"/>
        </w:rPr>
        <w:t>;</w:t>
      </w:r>
    </w:p>
    <w:p w14:paraId="6679C9CA"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გ</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საკადასტრო</w:t>
      </w:r>
      <w:r w:rsidRPr="009F0EE4">
        <w:rPr>
          <w:rFonts w:ascii="Sylfaen" w:hAnsi="Sylfaen"/>
        </w:rPr>
        <w:t xml:space="preserve"> </w:t>
      </w:r>
      <w:r w:rsidRPr="009F0EE4">
        <w:rPr>
          <w:rFonts w:ascii="Sylfaen" w:hAnsi="Sylfaen" w:cs="Sylfaen"/>
        </w:rPr>
        <w:t>კოდი</w:t>
      </w:r>
      <w:r w:rsidR="007B5B88" w:rsidRPr="009F0EE4">
        <w:rPr>
          <w:rFonts w:ascii="Sylfaen" w:hAnsi="Sylfaen"/>
        </w:rPr>
        <w:t xml:space="preserve"> (</w:t>
      </w:r>
      <w:r w:rsidR="007B5B88" w:rsidRPr="009F0EE4">
        <w:rPr>
          <w:rFonts w:ascii="Sylfaen" w:hAnsi="Sylfaen" w:cs="Sylfaen"/>
        </w:rPr>
        <w:t>ასეთის</w:t>
      </w:r>
      <w:r w:rsidR="007B5B88" w:rsidRPr="009F0EE4">
        <w:rPr>
          <w:rFonts w:ascii="Sylfaen" w:hAnsi="Sylfaen"/>
        </w:rPr>
        <w:t xml:space="preserve"> </w:t>
      </w:r>
      <w:r w:rsidR="007B5B88" w:rsidRPr="009F0EE4">
        <w:rPr>
          <w:rFonts w:ascii="Sylfaen" w:hAnsi="Sylfaen" w:cs="Sylfaen"/>
        </w:rPr>
        <w:t>არსებობის</w:t>
      </w:r>
      <w:r w:rsidR="007B5B88" w:rsidRPr="009F0EE4">
        <w:rPr>
          <w:rFonts w:ascii="Sylfaen" w:hAnsi="Sylfaen"/>
        </w:rPr>
        <w:t xml:space="preserve"> </w:t>
      </w:r>
      <w:r w:rsidR="007B5B88" w:rsidRPr="009F0EE4">
        <w:rPr>
          <w:rFonts w:ascii="Sylfaen" w:hAnsi="Sylfaen" w:cs="Sylfaen"/>
        </w:rPr>
        <w:t>შემთხვევაში</w:t>
      </w:r>
      <w:r w:rsidR="007B5B88" w:rsidRPr="009F0EE4">
        <w:rPr>
          <w:rFonts w:ascii="Sylfaen" w:hAnsi="Sylfaen"/>
        </w:rPr>
        <w:t>)</w:t>
      </w:r>
      <w:r w:rsidRPr="009F0EE4">
        <w:rPr>
          <w:rFonts w:ascii="Sylfaen" w:hAnsi="Sylfaen"/>
        </w:rPr>
        <w:t>;</w:t>
      </w:r>
    </w:p>
    <w:p w14:paraId="693F31B5"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დ</w:t>
      </w:r>
      <w:r w:rsidRPr="009F0EE4">
        <w:rPr>
          <w:rFonts w:ascii="Sylfaen" w:hAnsi="Sylfaen"/>
        </w:rPr>
        <w:t xml:space="preserve">) </w:t>
      </w:r>
      <w:r w:rsidRPr="009F0EE4">
        <w:rPr>
          <w:rFonts w:ascii="Sylfaen" w:hAnsi="Sylfaen" w:cs="Sylfaen"/>
        </w:rPr>
        <w:t>სადარბაზო</w:t>
      </w:r>
      <w:r w:rsidR="0072621F" w:rsidRPr="009F0EE4">
        <w:rPr>
          <w:rFonts w:ascii="Sylfaen" w:hAnsi="Sylfaen"/>
        </w:rPr>
        <w:t xml:space="preserve"> (</w:t>
      </w:r>
      <w:r w:rsidR="0072621F" w:rsidRPr="009F0EE4">
        <w:rPr>
          <w:rFonts w:ascii="Sylfaen" w:hAnsi="Sylfaen" w:cs="Sylfaen"/>
        </w:rPr>
        <w:t>ასეთის</w:t>
      </w:r>
      <w:r w:rsidR="0072621F" w:rsidRPr="009F0EE4">
        <w:rPr>
          <w:rFonts w:ascii="Sylfaen" w:hAnsi="Sylfaen"/>
        </w:rPr>
        <w:t xml:space="preserve"> </w:t>
      </w:r>
      <w:r w:rsidR="0072621F" w:rsidRPr="009F0EE4">
        <w:rPr>
          <w:rFonts w:ascii="Sylfaen" w:hAnsi="Sylfaen" w:cs="Sylfaen"/>
        </w:rPr>
        <w:t>არსებობის</w:t>
      </w:r>
      <w:r w:rsidR="0072621F" w:rsidRPr="009F0EE4">
        <w:rPr>
          <w:rFonts w:ascii="Sylfaen" w:hAnsi="Sylfaen"/>
        </w:rPr>
        <w:t xml:space="preserve"> </w:t>
      </w:r>
      <w:r w:rsidR="0072621F" w:rsidRPr="009F0EE4">
        <w:rPr>
          <w:rFonts w:ascii="Sylfaen" w:hAnsi="Sylfaen" w:cs="Sylfaen"/>
        </w:rPr>
        <w:t>შემთხვევაში</w:t>
      </w:r>
      <w:r w:rsidR="0072621F" w:rsidRPr="009F0EE4">
        <w:rPr>
          <w:rFonts w:ascii="Sylfaen" w:hAnsi="Sylfaen"/>
        </w:rPr>
        <w:t>)</w:t>
      </w:r>
      <w:r w:rsidRPr="009F0EE4">
        <w:rPr>
          <w:rFonts w:ascii="Sylfaen" w:hAnsi="Sylfaen"/>
        </w:rPr>
        <w:t>;</w:t>
      </w:r>
    </w:p>
    <w:p w14:paraId="3862D91A"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ე</w:t>
      </w:r>
      <w:r w:rsidRPr="009F0EE4">
        <w:rPr>
          <w:rFonts w:ascii="Sylfaen" w:hAnsi="Sylfaen"/>
        </w:rPr>
        <w:t xml:space="preserve">) </w:t>
      </w:r>
      <w:r w:rsidRPr="009F0EE4">
        <w:rPr>
          <w:rFonts w:ascii="Sylfaen" w:hAnsi="Sylfaen" w:cs="Sylfaen"/>
        </w:rPr>
        <w:t>სართული</w:t>
      </w:r>
      <w:r w:rsidRPr="009F0EE4">
        <w:rPr>
          <w:rFonts w:ascii="Sylfaen" w:hAnsi="Sylfaen"/>
        </w:rPr>
        <w:t>;</w:t>
      </w:r>
    </w:p>
    <w:p w14:paraId="432F86F2"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ვ</w:t>
      </w:r>
      <w:r w:rsidRPr="009F0EE4">
        <w:rPr>
          <w:rFonts w:ascii="Sylfaen" w:hAnsi="Sylfaen"/>
        </w:rPr>
        <w:t xml:space="preserve">) </w:t>
      </w:r>
      <w:r w:rsidRPr="009F0EE4">
        <w:rPr>
          <w:rFonts w:ascii="Sylfaen" w:hAnsi="Sylfaen" w:cs="Sylfaen"/>
        </w:rPr>
        <w:t>შენობა</w:t>
      </w:r>
      <w:r w:rsidRPr="009F0EE4">
        <w:rPr>
          <w:rFonts w:ascii="Sylfaen" w:hAnsi="Sylfaen"/>
        </w:rPr>
        <w:t>-</w:t>
      </w:r>
      <w:r w:rsidRPr="009F0EE4">
        <w:rPr>
          <w:rFonts w:ascii="Sylfaen" w:hAnsi="Sylfaen" w:cs="Sylfaen"/>
        </w:rPr>
        <w:t>ნაგებობის</w:t>
      </w:r>
      <w:r w:rsidRPr="009F0EE4">
        <w:rPr>
          <w:rFonts w:ascii="Sylfaen" w:hAnsi="Sylfaen"/>
        </w:rPr>
        <w:t xml:space="preserve"> </w:t>
      </w:r>
      <w:r w:rsidRPr="009F0EE4">
        <w:rPr>
          <w:rFonts w:ascii="Sylfaen" w:hAnsi="Sylfaen" w:cs="Sylfaen"/>
        </w:rPr>
        <w:t>ერთეულის</w:t>
      </w:r>
      <w:r w:rsidRPr="009F0EE4">
        <w:rPr>
          <w:rFonts w:ascii="Sylfaen" w:hAnsi="Sylfaen"/>
        </w:rPr>
        <w:t xml:space="preserve"> </w:t>
      </w:r>
      <w:r w:rsidRPr="009F0EE4">
        <w:rPr>
          <w:rFonts w:ascii="Sylfaen" w:hAnsi="Sylfaen" w:cs="Sylfaen"/>
        </w:rPr>
        <w:t>ნომერი</w:t>
      </w:r>
      <w:r w:rsidRPr="009F0EE4">
        <w:rPr>
          <w:rFonts w:ascii="Sylfaen" w:hAnsi="Sylfaen"/>
        </w:rPr>
        <w:t>;</w:t>
      </w:r>
    </w:p>
    <w:p w14:paraId="1158DD37" w14:textId="77777777" w:rsidR="006C7BA6" w:rsidRPr="009F0EE4" w:rsidRDefault="006C7BA6" w:rsidP="00080327">
      <w:pPr>
        <w:pStyle w:val="NoSpacing"/>
        <w:spacing w:line="276" w:lineRule="auto"/>
        <w:ind w:firstLine="540"/>
        <w:jc w:val="both"/>
        <w:rPr>
          <w:rFonts w:ascii="Sylfaen" w:hAnsi="Sylfaen"/>
        </w:rPr>
      </w:pPr>
      <w:r w:rsidRPr="009F0EE4">
        <w:rPr>
          <w:rFonts w:ascii="Sylfaen" w:hAnsi="Sylfaen" w:cs="Sylfaen"/>
        </w:rPr>
        <w:t>ზ</w:t>
      </w:r>
      <w:r w:rsidRPr="009F0EE4">
        <w:rPr>
          <w:rFonts w:ascii="Sylfaen" w:hAnsi="Sylfaen"/>
        </w:rPr>
        <w:t xml:space="preserve">) </w:t>
      </w:r>
      <w:r w:rsidRPr="009F0EE4">
        <w:rPr>
          <w:rFonts w:ascii="Sylfaen" w:hAnsi="Sylfaen" w:cs="Sylfaen"/>
        </w:rPr>
        <w:t>მდგომარეობა</w:t>
      </w:r>
      <w:r w:rsidRPr="009F0EE4">
        <w:rPr>
          <w:rFonts w:ascii="Sylfaen" w:hAnsi="Sylfaen"/>
        </w:rPr>
        <w:t xml:space="preserve"> (</w:t>
      </w:r>
      <w:r w:rsidRPr="009F0EE4">
        <w:rPr>
          <w:rFonts w:ascii="Sylfaen" w:hAnsi="Sylfaen" w:cs="Sylfaen"/>
        </w:rPr>
        <w:t>აშენებული</w:t>
      </w:r>
      <w:r w:rsidRPr="009F0EE4">
        <w:rPr>
          <w:rFonts w:ascii="Sylfaen" w:hAnsi="Sylfaen"/>
        </w:rPr>
        <w:t xml:space="preserve">, </w:t>
      </w:r>
      <w:r w:rsidRPr="009F0EE4">
        <w:rPr>
          <w:rFonts w:ascii="Sylfaen" w:hAnsi="Sylfaen" w:cs="Sylfaen"/>
        </w:rPr>
        <w:t>მშენებარე</w:t>
      </w:r>
      <w:r w:rsidRPr="009F0EE4">
        <w:rPr>
          <w:rFonts w:ascii="Sylfaen" w:hAnsi="Sylfaen"/>
        </w:rPr>
        <w:t xml:space="preserve">, </w:t>
      </w:r>
      <w:r w:rsidR="007B5B88" w:rsidRPr="009F0EE4">
        <w:rPr>
          <w:rFonts w:ascii="Sylfaen" w:hAnsi="Sylfaen" w:cs="Sylfaen"/>
        </w:rPr>
        <w:t>და</w:t>
      </w:r>
      <w:r w:rsidRPr="009F0EE4">
        <w:rPr>
          <w:rFonts w:ascii="Sylfaen" w:hAnsi="Sylfaen" w:cs="Sylfaen"/>
        </w:rPr>
        <w:t>ნ</w:t>
      </w:r>
      <w:r w:rsidR="007B5B88" w:rsidRPr="009F0EE4">
        <w:rPr>
          <w:rFonts w:ascii="Sylfaen" w:hAnsi="Sylfaen" w:cs="Sylfaen"/>
        </w:rPr>
        <w:t>გრეული</w:t>
      </w:r>
      <w:r w:rsidRPr="009F0EE4">
        <w:rPr>
          <w:rFonts w:ascii="Sylfaen" w:hAnsi="Sylfaen"/>
        </w:rPr>
        <w:t>);</w:t>
      </w:r>
    </w:p>
    <w:p w14:paraId="192B3EA8" w14:textId="77777777"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თ</w:t>
      </w:r>
      <w:r w:rsidRPr="00E33468">
        <w:rPr>
          <w:rFonts w:ascii="Sylfaen" w:hAnsi="Sylfaen"/>
        </w:rPr>
        <w:t xml:space="preserve">) </w:t>
      </w:r>
      <w:r w:rsidRPr="00E33468">
        <w:rPr>
          <w:rFonts w:ascii="Sylfaen" w:hAnsi="Sylfaen" w:cs="Sylfaen"/>
        </w:rPr>
        <w:t>შენობა</w:t>
      </w:r>
      <w:r w:rsidRPr="00E33468">
        <w:rPr>
          <w:rFonts w:ascii="Sylfaen" w:hAnsi="Sylfaen"/>
        </w:rPr>
        <w:t>-</w:t>
      </w:r>
      <w:r w:rsidRPr="00E33468">
        <w:rPr>
          <w:rFonts w:ascii="Sylfaen" w:hAnsi="Sylfaen" w:cs="Sylfaen"/>
        </w:rPr>
        <w:t>ნაგებობის</w:t>
      </w:r>
      <w:r w:rsidR="0072621F" w:rsidRPr="00E33468">
        <w:rPr>
          <w:rFonts w:ascii="Sylfaen" w:hAnsi="Sylfaen"/>
        </w:rPr>
        <w:t xml:space="preserve"> </w:t>
      </w:r>
      <w:r w:rsidR="0072621F" w:rsidRPr="00E33468">
        <w:rPr>
          <w:rFonts w:ascii="Sylfaen" w:hAnsi="Sylfaen" w:cs="Sylfaen"/>
        </w:rPr>
        <w:t>ერთეულის</w:t>
      </w:r>
      <w:r w:rsidRPr="00E33468">
        <w:rPr>
          <w:rFonts w:ascii="Sylfaen" w:hAnsi="Sylfaen"/>
        </w:rPr>
        <w:t xml:space="preserve"> </w:t>
      </w:r>
      <w:r w:rsidR="00DE506E" w:rsidRPr="00E33468">
        <w:rPr>
          <w:rFonts w:ascii="Sylfaen" w:hAnsi="Sylfaen" w:cs="Sylfaen"/>
        </w:rPr>
        <w:t>ფუნქციური</w:t>
      </w:r>
      <w:r w:rsidR="00DE506E" w:rsidRPr="00E33468">
        <w:rPr>
          <w:rFonts w:ascii="Sylfaen" w:hAnsi="Sylfaen"/>
        </w:rPr>
        <w:t xml:space="preserve"> </w:t>
      </w:r>
      <w:r w:rsidRPr="00E33468">
        <w:rPr>
          <w:rFonts w:ascii="Sylfaen" w:hAnsi="Sylfaen" w:cs="Sylfaen"/>
        </w:rPr>
        <w:t>დანიშნულება</w:t>
      </w:r>
      <w:r w:rsidRPr="00E33468">
        <w:rPr>
          <w:rFonts w:ascii="Sylfaen" w:hAnsi="Sylfaen"/>
        </w:rPr>
        <w:t xml:space="preserve"> (</w:t>
      </w:r>
      <w:r w:rsidRPr="00E33468">
        <w:rPr>
          <w:rFonts w:ascii="Sylfaen" w:hAnsi="Sylfaen" w:cs="Sylfaen"/>
        </w:rPr>
        <w:t>საცხოვრებელი</w:t>
      </w:r>
      <w:r w:rsidRPr="00E33468">
        <w:rPr>
          <w:rFonts w:ascii="Sylfaen" w:hAnsi="Sylfaen"/>
        </w:rPr>
        <w:t xml:space="preserve">, </w:t>
      </w:r>
      <w:r w:rsidRPr="00E33468">
        <w:rPr>
          <w:rFonts w:ascii="Sylfaen" w:hAnsi="Sylfaen" w:cs="Sylfaen"/>
        </w:rPr>
        <w:t>არასაცხოვრებელი</w:t>
      </w:r>
      <w:r w:rsidRPr="00E33468">
        <w:rPr>
          <w:rFonts w:ascii="Sylfaen" w:hAnsi="Sylfaen"/>
        </w:rPr>
        <w:t>);</w:t>
      </w:r>
    </w:p>
    <w:p w14:paraId="2B0F64EF" w14:textId="77777777" w:rsidR="006C7BA6" w:rsidRPr="00E33468" w:rsidRDefault="0072621F" w:rsidP="00080327">
      <w:pPr>
        <w:pStyle w:val="NoSpacing"/>
        <w:spacing w:line="276" w:lineRule="auto"/>
        <w:ind w:firstLine="540"/>
        <w:jc w:val="both"/>
        <w:rPr>
          <w:rFonts w:ascii="Sylfaen" w:hAnsi="Sylfaen"/>
        </w:rPr>
      </w:pPr>
      <w:r w:rsidRPr="00E33468">
        <w:rPr>
          <w:rFonts w:ascii="Sylfaen" w:hAnsi="Sylfaen" w:cs="Sylfaen"/>
        </w:rPr>
        <w:t>ი</w:t>
      </w:r>
      <w:r w:rsidRPr="00E33468">
        <w:rPr>
          <w:rFonts w:ascii="Sylfaen" w:hAnsi="Sylfaen"/>
        </w:rPr>
        <w:t xml:space="preserve">) </w:t>
      </w:r>
      <w:r w:rsidRPr="00E33468">
        <w:rPr>
          <w:rFonts w:ascii="Sylfaen" w:hAnsi="Sylfaen" w:cs="Sylfaen"/>
        </w:rPr>
        <w:t>შენობა</w:t>
      </w:r>
      <w:r w:rsidRPr="00E33468">
        <w:rPr>
          <w:rFonts w:ascii="Sylfaen" w:hAnsi="Sylfaen"/>
        </w:rPr>
        <w:t>-</w:t>
      </w:r>
      <w:r w:rsidRPr="00E33468">
        <w:rPr>
          <w:rFonts w:ascii="Sylfaen" w:hAnsi="Sylfaen" w:cs="Sylfaen"/>
        </w:rPr>
        <w:t>ნაგებობის</w:t>
      </w:r>
      <w:r w:rsidR="006C7BA6" w:rsidRPr="00E33468">
        <w:rPr>
          <w:rFonts w:ascii="Sylfaen" w:hAnsi="Sylfaen"/>
        </w:rPr>
        <w:t xml:space="preserve"> </w:t>
      </w:r>
      <w:r w:rsidR="007B5B88" w:rsidRPr="00E33468">
        <w:rPr>
          <w:rFonts w:ascii="Sylfaen" w:hAnsi="Sylfaen" w:cs="Sylfaen"/>
        </w:rPr>
        <w:t>ერთეულის</w:t>
      </w:r>
      <w:r w:rsidR="007B5B88" w:rsidRPr="00E33468">
        <w:rPr>
          <w:rFonts w:ascii="Sylfaen" w:hAnsi="Sylfaen"/>
        </w:rPr>
        <w:t xml:space="preserve"> </w:t>
      </w:r>
      <w:r w:rsidR="00DE506E" w:rsidRPr="00E33468">
        <w:rPr>
          <w:rFonts w:ascii="Sylfaen" w:hAnsi="Sylfaen" w:cs="Sylfaen"/>
        </w:rPr>
        <w:t>კატეგორია</w:t>
      </w:r>
      <w:r w:rsidR="007B5B88" w:rsidRPr="00E33468">
        <w:rPr>
          <w:rFonts w:ascii="Sylfaen" w:hAnsi="Sylfaen"/>
        </w:rPr>
        <w:t xml:space="preserve"> </w:t>
      </w:r>
      <w:r w:rsidR="00DE506E" w:rsidRPr="00E33468">
        <w:rPr>
          <w:rFonts w:ascii="Sylfaen" w:hAnsi="Sylfaen" w:cs="Sylfaen"/>
        </w:rPr>
        <w:t>ამ</w:t>
      </w:r>
      <w:r w:rsidR="00DE506E" w:rsidRPr="00E33468">
        <w:rPr>
          <w:rFonts w:ascii="Sylfaen" w:hAnsi="Sylfaen"/>
        </w:rPr>
        <w:t xml:space="preserve"> </w:t>
      </w:r>
      <w:r w:rsidR="00DE506E" w:rsidRPr="00E33468">
        <w:rPr>
          <w:rFonts w:ascii="Sylfaen" w:hAnsi="Sylfaen" w:cs="Sylfaen"/>
        </w:rPr>
        <w:t>წესის</w:t>
      </w:r>
      <w:r w:rsidR="00DE506E" w:rsidRPr="00E33468">
        <w:rPr>
          <w:rFonts w:ascii="Sylfaen" w:hAnsi="Sylfaen"/>
        </w:rPr>
        <w:t xml:space="preserve"> </w:t>
      </w:r>
      <w:r w:rsidR="00DE506E" w:rsidRPr="00E33468">
        <w:rPr>
          <w:rFonts w:ascii="Sylfaen" w:hAnsi="Sylfaen" w:cs="Sylfaen"/>
        </w:rPr>
        <w:t>მე</w:t>
      </w:r>
      <w:r w:rsidR="00DE506E" w:rsidRPr="00E33468">
        <w:rPr>
          <w:rFonts w:ascii="Sylfaen" w:hAnsi="Sylfaen"/>
        </w:rPr>
        <w:t xml:space="preserve">-2 </w:t>
      </w:r>
      <w:r w:rsidR="00DE506E" w:rsidRPr="00E33468">
        <w:rPr>
          <w:rFonts w:ascii="Sylfaen" w:hAnsi="Sylfaen" w:cs="Sylfaen"/>
        </w:rPr>
        <w:t>მუხლის</w:t>
      </w:r>
      <w:r w:rsidR="00DE506E" w:rsidRPr="00E33468">
        <w:rPr>
          <w:rFonts w:ascii="Sylfaen" w:hAnsi="Sylfaen"/>
        </w:rPr>
        <w:t xml:space="preserve"> </w:t>
      </w:r>
      <w:r w:rsidR="00DE506E" w:rsidRPr="00E33468">
        <w:rPr>
          <w:rFonts w:ascii="Sylfaen" w:hAnsi="Sylfaen" w:cs="Sylfaen"/>
        </w:rPr>
        <w:t>შესაბამისად</w:t>
      </w:r>
      <w:r w:rsidR="006C7BA6" w:rsidRPr="00E33468">
        <w:rPr>
          <w:rFonts w:ascii="Sylfaen" w:hAnsi="Sylfaen"/>
        </w:rPr>
        <w:t>;</w:t>
      </w:r>
    </w:p>
    <w:p w14:paraId="089FFD9E" w14:textId="5572726D"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კ</w:t>
      </w:r>
      <w:r w:rsidR="00DE506E" w:rsidRPr="00E33468">
        <w:rPr>
          <w:rFonts w:ascii="Sylfaen" w:hAnsi="Sylfaen"/>
        </w:rPr>
        <w:t xml:space="preserve">) </w:t>
      </w:r>
      <w:r w:rsidRPr="00E33468">
        <w:rPr>
          <w:rFonts w:ascii="Sylfaen" w:hAnsi="Sylfaen" w:cs="Sylfaen"/>
        </w:rPr>
        <w:t>ტიპი</w:t>
      </w:r>
      <w:r w:rsidRPr="00E33468">
        <w:rPr>
          <w:rFonts w:ascii="Sylfaen" w:hAnsi="Sylfaen"/>
        </w:rPr>
        <w:t xml:space="preserve"> (</w:t>
      </w:r>
      <w:r w:rsidRPr="00E33468">
        <w:rPr>
          <w:rFonts w:ascii="Sylfaen" w:hAnsi="Sylfaen" w:cs="Sylfaen"/>
        </w:rPr>
        <w:t>შენობა</w:t>
      </w:r>
      <w:r w:rsidRPr="00E33468">
        <w:rPr>
          <w:rFonts w:ascii="Sylfaen" w:hAnsi="Sylfaen"/>
        </w:rPr>
        <w:t>-</w:t>
      </w:r>
      <w:r w:rsidRPr="00E33468">
        <w:rPr>
          <w:rFonts w:ascii="Sylfaen" w:hAnsi="Sylfaen" w:cs="Sylfaen"/>
        </w:rPr>
        <w:t>ნაგებობის</w:t>
      </w:r>
      <w:r w:rsidRPr="00E33468">
        <w:rPr>
          <w:rFonts w:ascii="Sylfaen" w:hAnsi="Sylfaen"/>
        </w:rPr>
        <w:t xml:space="preserve"> </w:t>
      </w:r>
      <w:r w:rsidRPr="00E33468">
        <w:rPr>
          <w:rFonts w:ascii="Sylfaen" w:hAnsi="Sylfaen" w:cs="Sylfaen"/>
        </w:rPr>
        <w:t>ერთეული</w:t>
      </w:r>
      <w:r w:rsidR="00DE506E" w:rsidRPr="00E33468">
        <w:rPr>
          <w:rFonts w:ascii="Sylfaen" w:hAnsi="Sylfaen" w:cs="Sylfaen"/>
        </w:rPr>
        <w:t>ს</w:t>
      </w:r>
      <w:r w:rsidR="0072621F" w:rsidRPr="00E33468">
        <w:rPr>
          <w:rFonts w:ascii="Sylfaen" w:hAnsi="Sylfaen"/>
        </w:rPr>
        <w:t xml:space="preserve"> </w:t>
      </w:r>
      <w:r w:rsidR="0072621F" w:rsidRPr="00E33468">
        <w:rPr>
          <w:rFonts w:ascii="Sylfaen" w:hAnsi="Sylfaen" w:cs="Sylfaen"/>
        </w:rPr>
        <w:t>ფართობი</w:t>
      </w:r>
      <w:r w:rsidRPr="00E33468">
        <w:rPr>
          <w:rFonts w:ascii="Sylfaen" w:hAnsi="Sylfaen"/>
        </w:rPr>
        <w:t xml:space="preserve">, </w:t>
      </w:r>
      <w:r w:rsidRPr="00E33468">
        <w:rPr>
          <w:rFonts w:ascii="Sylfaen" w:hAnsi="Sylfaen" w:cs="Sylfaen"/>
        </w:rPr>
        <w:t>კედელი</w:t>
      </w:r>
      <w:r w:rsidRPr="00E33468">
        <w:rPr>
          <w:rFonts w:ascii="Sylfaen" w:hAnsi="Sylfaen"/>
        </w:rPr>
        <w:t xml:space="preserve">, </w:t>
      </w:r>
      <w:r w:rsidRPr="00E33468">
        <w:rPr>
          <w:rFonts w:ascii="Sylfaen" w:hAnsi="Sylfaen" w:cs="Sylfaen"/>
        </w:rPr>
        <w:t>კოლონა</w:t>
      </w:r>
      <w:r w:rsidR="00612151" w:rsidRPr="00E33468">
        <w:rPr>
          <w:rFonts w:ascii="Sylfaen" w:hAnsi="Sylfaen"/>
          <w:lang w:val="ka-GE"/>
        </w:rPr>
        <w:t xml:space="preserve"> და სხვა</w:t>
      </w:r>
      <w:r w:rsidRPr="00E33468">
        <w:rPr>
          <w:rFonts w:ascii="Sylfaen" w:hAnsi="Sylfaen"/>
        </w:rPr>
        <w:t>);</w:t>
      </w:r>
    </w:p>
    <w:p w14:paraId="7CD1533D" w14:textId="6E9CF980" w:rsidR="006C7BA6" w:rsidRPr="00E33468" w:rsidRDefault="007B5B88" w:rsidP="00080327">
      <w:pPr>
        <w:pStyle w:val="NoSpacing"/>
        <w:spacing w:line="276" w:lineRule="auto"/>
        <w:ind w:firstLine="540"/>
        <w:jc w:val="both"/>
        <w:rPr>
          <w:rFonts w:ascii="Sylfaen" w:hAnsi="Sylfaen"/>
        </w:rPr>
      </w:pPr>
      <w:r w:rsidRPr="00E33468">
        <w:rPr>
          <w:rFonts w:ascii="Sylfaen" w:hAnsi="Sylfaen" w:cs="Sylfaen"/>
        </w:rPr>
        <w:t>ლ</w:t>
      </w:r>
      <w:r w:rsidR="006C7BA6" w:rsidRPr="00E33468">
        <w:rPr>
          <w:rFonts w:ascii="Sylfaen" w:hAnsi="Sylfaen"/>
        </w:rPr>
        <w:t xml:space="preserve">) </w:t>
      </w:r>
      <w:r w:rsidR="006C7BA6" w:rsidRPr="00E33468">
        <w:rPr>
          <w:rFonts w:ascii="Sylfaen" w:hAnsi="Sylfaen" w:cs="Sylfaen"/>
        </w:rPr>
        <w:t>ჭერის</w:t>
      </w:r>
      <w:r w:rsidR="006C7BA6" w:rsidRPr="00E33468">
        <w:rPr>
          <w:rFonts w:ascii="Sylfaen" w:hAnsi="Sylfaen"/>
        </w:rPr>
        <w:t xml:space="preserve"> </w:t>
      </w:r>
      <w:r w:rsidR="006C7BA6" w:rsidRPr="00E33468">
        <w:rPr>
          <w:rFonts w:ascii="Sylfaen" w:hAnsi="Sylfaen" w:cs="Sylfaen"/>
        </w:rPr>
        <w:t>სიმაღლე</w:t>
      </w:r>
      <w:r w:rsidR="006C7BA6" w:rsidRPr="00E33468">
        <w:rPr>
          <w:rFonts w:ascii="Sylfaen" w:hAnsi="Sylfaen"/>
        </w:rPr>
        <w:t xml:space="preserve"> (</w:t>
      </w:r>
      <w:r w:rsidR="0072621F" w:rsidRPr="00E33468">
        <w:rPr>
          <w:rFonts w:ascii="Sylfaen" w:hAnsi="Sylfaen" w:cs="Sylfaen"/>
        </w:rPr>
        <w:t>გამოსახული</w:t>
      </w:r>
      <w:r w:rsidR="0072621F" w:rsidRPr="00E33468">
        <w:rPr>
          <w:rFonts w:ascii="Sylfaen" w:hAnsi="Sylfaen"/>
        </w:rPr>
        <w:t xml:space="preserve"> </w:t>
      </w:r>
      <w:r w:rsidR="0072621F" w:rsidRPr="00E33468">
        <w:rPr>
          <w:rFonts w:ascii="Sylfaen" w:hAnsi="Sylfaen" w:cs="Sylfaen"/>
        </w:rPr>
        <w:t>მეტრებში</w:t>
      </w:r>
      <w:r w:rsidR="0072621F" w:rsidRPr="00E33468">
        <w:rPr>
          <w:rFonts w:ascii="Sylfaen" w:hAnsi="Sylfaen"/>
        </w:rPr>
        <w:t xml:space="preserve"> </w:t>
      </w:r>
      <w:r w:rsidR="00612151" w:rsidRPr="00E33468">
        <w:rPr>
          <w:rFonts w:ascii="Sylfaen" w:hAnsi="Sylfaen"/>
        </w:rPr>
        <w:t>–</w:t>
      </w:r>
      <w:r w:rsidR="0072621F" w:rsidRPr="00E33468">
        <w:rPr>
          <w:rFonts w:ascii="Sylfaen" w:hAnsi="Sylfaen"/>
        </w:rPr>
        <w:t xml:space="preserve"> </w:t>
      </w:r>
      <w:r w:rsidR="00612151" w:rsidRPr="00E33468">
        <w:rPr>
          <w:rFonts w:ascii="Sylfaen" w:hAnsi="Sylfaen"/>
          <w:lang w:val="ka-GE"/>
        </w:rPr>
        <w:t>(</w:t>
      </w:r>
      <w:r w:rsidR="006C7BA6" w:rsidRPr="00E33468">
        <w:rPr>
          <w:rFonts w:ascii="Sylfaen" w:hAnsi="Sylfaen" w:cs="Sylfaen"/>
        </w:rPr>
        <w:t>მ</w:t>
      </w:r>
      <w:r w:rsidR="00BF7EBD" w:rsidRPr="00E33468">
        <w:rPr>
          <w:rFonts w:ascii="Sylfaen" w:hAnsi="Sylfaen" w:cs="Sylfaen"/>
          <w:lang w:val="ka-GE"/>
        </w:rPr>
        <w:t>),</w:t>
      </w:r>
      <w:r w:rsidR="00612151" w:rsidRPr="00E33468">
        <w:rPr>
          <w:rFonts w:ascii="Sylfaen" w:hAnsi="Sylfaen" w:cs="Sylfaen"/>
          <w:lang w:val="ka-GE"/>
        </w:rPr>
        <w:t xml:space="preserve"> </w:t>
      </w:r>
      <w:r w:rsidR="006C7BA6" w:rsidRPr="00E33468">
        <w:rPr>
          <w:rFonts w:ascii="Sylfaen" w:hAnsi="Sylfaen" w:cs="Sylfaen"/>
        </w:rPr>
        <w:t>დამრგვალებული</w:t>
      </w:r>
      <w:r w:rsidR="006C7BA6" w:rsidRPr="00E33468">
        <w:rPr>
          <w:rFonts w:ascii="Sylfaen" w:hAnsi="Sylfaen"/>
        </w:rPr>
        <w:t xml:space="preserve"> </w:t>
      </w:r>
      <w:r w:rsidR="00955658" w:rsidRPr="00783754">
        <w:rPr>
          <w:rFonts w:ascii="Sylfaen" w:hAnsi="Sylfaen"/>
          <w:lang w:val="ka-GE"/>
        </w:rPr>
        <w:t xml:space="preserve">მეტრის </w:t>
      </w:r>
      <w:r w:rsidR="006C7BA6" w:rsidRPr="00783754">
        <w:rPr>
          <w:rFonts w:ascii="Sylfaen" w:hAnsi="Sylfaen" w:cs="Sylfaen"/>
        </w:rPr>
        <w:t>მეასედამდე</w:t>
      </w:r>
      <w:r w:rsidR="006C7BA6" w:rsidRPr="00783754">
        <w:rPr>
          <w:rFonts w:ascii="Sylfaen" w:hAnsi="Sylfaen"/>
        </w:rPr>
        <w:t>);</w:t>
      </w:r>
    </w:p>
    <w:p w14:paraId="057337E3" w14:textId="458313FB" w:rsidR="006C7BA6" w:rsidRPr="00E33468" w:rsidRDefault="007B5B88" w:rsidP="00080327">
      <w:pPr>
        <w:pStyle w:val="NoSpacing"/>
        <w:spacing w:line="276" w:lineRule="auto"/>
        <w:ind w:firstLine="540"/>
        <w:jc w:val="both"/>
        <w:rPr>
          <w:rFonts w:ascii="Sylfaen" w:hAnsi="Sylfaen"/>
        </w:rPr>
      </w:pPr>
      <w:r w:rsidRPr="00E33468">
        <w:rPr>
          <w:rFonts w:ascii="Sylfaen" w:hAnsi="Sylfaen" w:cs="Sylfaen"/>
        </w:rPr>
        <w:t>მ</w:t>
      </w:r>
      <w:r w:rsidR="006C7BA6" w:rsidRPr="00E33468">
        <w:rPr>
          <w:rFonts w:ascii="Sylfaen" w:hAnsi="Sylfaen"/>
        </w:rPr>
        <w:t xml:space="preserve">) </w:t>
      </w:r>
      <w:r w:rsidR="006C7BA6" w:rsidRPr="00E33468">
        <w:rPr>
          <w:rFonts w:ascii="Sylfaen" w:hAnsi="Sylfaen" w:cs="Sylfaen"/>
        </w:rPr>
        <w:t>კედლებში</w:t>
      </w:r>
      <w:r w:rsidR="006C7BA6" w:rsidRPr="00E33468">
        <w:rPr>
          <w:rFonts w:ascii="Sylfaen" w:hAnsi="Sylfaen"/>
        </w:rPr>
        <w:t xml:space="preserve"> </w:t>
      </w:r>
      <w:r w:rsidR="006C7BA6" w:rsidRPr="00E33468">
        <w:rPr>
          <w:rFonts w:ascii="Sylfaen" w:hAnsi="Sylfaen" w:cs="Sylfaen"/>
        </w:rPr>
        <w:t>არსებული</w:t>
      </w:r>
      <w:r w:rsidR="006C7BA6" w:rsidRPr="00E33468">
        <w:rPr>
          <w:rFonts w:ascii="Sylfaen" w:hAnsi="Sylfaen"/>
        </w:rPr>
        <w:t xml:space="preserve"> </w:t>
      </w:r>
      <w:r w:rsidR="006C7BA6" w:rsidRPr="00E33468">
        <w:rPr>
          <w:rFonts w:ascii="Sylfaen" w:hAnsi="Sylfaen" w:cs="Sylfaen"/>
        </w:rPr>
        <w:t>სივრცის</w:t>
      </w:r>
      <w:r w:rsidR="006C7BA6" w:rsidRPr="00E33468">
        <w:rPr>
          <w:rFonts w:ascii="Sylfaen" w:hAnsi="Sylfaen"/>
        </w:rPr>
        <w:t xml:space="preserve"> </w:t>
      </w:r>
      <w:r w:rsidR="006C7BA6" w:rsidRPr="00E33468">
        <w:rPr>
          <w:rFonts w:ascii="Sylfaen" w:hAnsi="Sylfaen" w:cs="Sylfaen"/>
        </w:rPr>
        <w:t>ფართობი</w:t>
      </w:r>
      <w:r w:rsidR="00BF7EBD" w:rsidRPr="00E33468">
        <w:rPr>
          <w:rFonts w:ascii="Sylfaen" w:hAnsi="Sylfaen" w:cs="Sylfaen"/>
          <w:lang w:val="ka-GE"/>
        </w:rPr>
        <w:t xml:space="preserve"> (გამოსახული კვადრატულ მეტრებში</w:t>
      </w:r>
      <w:r w:rsidR="006C7BA6" w:rsidRPr="00E33468">
        <w:rPr>
          <w:rFonts w:ascii="Sylfaen" w:hAnsi="Sylfaen"/>
        </w:rPr>
        <w:t xml:space="preserve"> (</w:t>
      </w:r>
      <w:r w:rsidR="006C7BA6" w:rsidRPr="00E33468">
        <w:rPr>
          <w:rFonts w:ascii="Sylfaen" w:hAnsi="Sylfaen" w:cs="Sylfaen"/>
        </w:rPr>
        <w:t>კვ</w:t>
      </w:r>
      <w:r w:rsidR="006C7BA6" w:rsidRPr="00E33468">
        <w:rPr>
          <w:rFonts w:ascii="Sylfaen" w:hAnsi="Sylfaen"/>
        </w:rPr>
        <w:t>.</w:t>
      </w:r>
      <w:r w:rsidR="006C7BA6" w:rsidRPr="00E33468">
        <w:rPr>
          <w:rFonts w:ascii="Sylfaen" w:hAnsi="Sylfaen" w:cs="Sylfaen"/>
        </w:rPr>
        <w:t>მ</w:t>
      </w:r>
      <w:r w:rsidR="00BF7EBD" w:rsidRPr="00E33468">
        <w:rPr>
          <w:rFonts w:ascii="Sylfaen" w:hAnsi="Sylfaen" w:cs="Sylfaen"/>
          <w:lang w:val="ka-GE"/>
        </w:rPr>
        <w:t>),</w:t>
      </w:r>
      <w:r w:rsidR="006C7BA6" w:rsidRPr="00E33468">
        <w:rPr>
          <w:rFonts w:ascii="Sylfaen" w:hAnsi="Sylfaen"/>
        </w:rPr>
        <w:t xml:space="preserve"> </w:t>
      </w:r>
      <w:r w:rsidR="006C7BA6" w:rsidRPr="00E33468">
        <w:rPr>
          <w:rFonts w:ascii="Sylfaen" w:hAnsi="Sylfaen" w:cs="Sylfaen"/>
        </w:rPr>
        <w:t>დამრგვალებული</w:t>
      </w:r>
      <w:r w:rsidR="006C7BA6" w:rsidRPr="00E33468">
        <w:rPr>
          <w:rFonts w:ascii="Sylfaen" w:hAnsi="Sylfaen"/>
        </w:rPr>
        <w:t xml:space="preserve"> </w:t>
      </w:r>
      <w:r w:rsidR="006C7BA6" w:rsidRPr="00E33468">
        <w:rPr>
          <w:rFonts w:ascii="Sylfaen" w:hAnsi="Sylfaen" w:cs="Sylfaen"/>
        </w:rPr>
        <w:t>მეასედამდე</w:t>
      </w:r>
      <w:r w:rsidR="006C7BA6" w:rsidRPr="00E33468">
        <w:rPr>
          <w:rFonts w:ascii="Sylfaen" w:hAnsi="Sylfaen"/>
        </w:rPr>
        <w:t xml:space="preserve"> </w:t>
      </w:r>
      <w:r w:rsidR="006C7BA6" w:rsidRPr="00E33468">
        <w:rPr>
          <w:rFonts w:ascii="Sylfaen" w:hAnsi="Sylfaen" w:cs="Sylfaen"/>
        </w:rPr>
        <w:t>კვადრატულ</w:t>
      </w:r>
      <w:r w:rsidR="006C7BA6" w:rsidRPr="00E33468">
        <w:rPr>
          <w:rFonts w:ascii="Sylfaen" w:hAnsi="Sylfaen"/>
        </w:rPr>
        <w:t xml:space="preserve"> </w:t>
      </w:r>
      <w:r w:rsidR="006C7BA6" w:rsidRPr="00E33468">
        <w:rPr>
          <w:rFonts w:ascii="Sylfaen" w:hAnsi="Sylfaen" w:cs="Sylfaen"/>
        </w:rPr>
        <w:t>მეტრებში</w:t>
      </w:r>
      <w:r w:rsidR="006C7BA6" w:rsidRPr="00E33468">
        <w:rPr>
          <w:rFonts w:ascii="Sylfaen" w:hAnsi="Sylfaen"/>
        </w:rPr>
        <w:t>);</w:t>
      </w:r>
    </w:p>
    <w:p w14:paraId="3033A228" w14:textId="3B8BBAD7" w:rsidR="007B5B88" w:rsidRPr="00E33468" w:rsidRDefault="007B5B88" w:rsidP="00612151">
      <w:pPr>
        <w:pStyle w:val="NoSpacing"/>
        <w:spacing w:line="276" w:lineRule="auto"/>
        <w:ind w:firstLine="540"/>
        <w:jc w:val="both"/>
        <w:rPr>
          <w:rFonts w:ascii="Sylfaen" w:hAnsi="Sylfaen"/>
        </w:rPr>
      </w:pPr>
      <w:r w:rsidRPr="00E33468">
        <w:rPr>
          <w:rFonts w:ascii="Sylfaen" w:hAnsi="Sylfaen" w:cs="Sylfaen"/>
        </w:rPr>
        <w:t>ნ</w:t>
      </w:r>
      <w:r w:rsidR="006C7BA6" w:rsidRPr="00E33468">
        <w:rPr>
          <w:rFonts w:ascii="Sylfaen" w:hAnsi="Sylfaen"/>
        </w:rPr>
        <w:t>)</w:t>
      </w:r>
      <w:r w:rsidR="00E33468">
        <w:rPr>
          <w:rFonts w:ascii="Sylfaen" w:hAnsi="Sylfaen"/>
          <w:lang w:val="ka-GE"/>
        </w:rPr>
        <w:t xml:space="preserve"> </w:t>
      </w:r>
      <w:r w:rsidR="004277BE" w:rsidRPr="00E33468">
        <w:rPr>
          <w:rFonts w:ascii="Sylfaen" w:hAnsi="Sylfaen"/>
          <w:lang w:val="ka-GE"/>
        </w:rPr>
        <w:t>დაი</w:t>
      </w:r>
      <w:r w:rsidR="00E33468">
        <w:rPr>
          <w:rFonts w:ascii="Sylfaen" w:hAnsi="Sylfaen"/>
          <w:lang w:val="ka-GE"/>
        </w:rPr>
        <w:t>ნტერესებული პირი (სახელი, გვარი</w:t>
      </w:r>
      <w:r w:rsidR="004277BE" w:rsidRPr="00E33468">
        <w:rPr>
          <w:rFonts w:ascii="Sylfaen" w:hAnsi="Sylfaen"/>
          <w:lang w:val="ka-GE"/>
        </w:rPr>
        <w:t>/პირადი ნომერი);</w:t>
      </w:r>
    </w:p>
    <w:p w14:paraId="73F2E263" w14:textId="480CFC32" w:rsidR="004277BE" w:rsidRPr="00E33468" w:rsidRDefault="004277BE" w:rsidP="00612151">
      <w:pPr>
        <w:pStyle w:val="NoSpacing"/>
        <w:spacing w:line="276" w:lineRule="auto"/>
        <w:ind w:firstLine="540"/>
        <w:jc w:val="both"/>
        <w:rPr>
          <w:rFonts w:ascii="Sylfaen" w:hAnsi="Sylfaen"/>
          <w:lang w:val="ka-GE"/>
        </w:rPr>
      </w:pPr>
      <w:r w:rsidRPr="00E33468">
        <w:rPr>
          <w:rFonts w:ascii="Sylfaen" w:hAnsi="Sylfaen"/>
          <w:lang w:val="ka-GE"/>
        </w:rPr>
        <w:t xml:space="preserve">ო) </w:t>
      </w:r>
      <w:r w:rsidR="00783754">
        <w:rPr>
          <w:rFonts w:ascii="Sylfaen" w:hAnsi="Sylfaen"/>
          <w:lang w:val="ka-GE"/>
        </w:rPr>
        <w:t>აზომვაზე</w:t>
      </w:r>
      <w:r w:rsidRPr="00E33468">
        <w:rPr>
          <w:rFonts w:ascii="Sylfaen" w:hAnsi="Sylfaen"/>
          <w:lang w:val="ka-GE"/>
        </w:rPr>
        <w:t xml:space="preserve"> უფლებამოსილი პირი </w:t>
      </w:r>
      <w:r w:rsidRPr="00783754">
        <w:rPr>
          <w:rFonts w:ascii="Sylfaen" w:hAnsi="Sylfaen"/>
          <w:lang w:val="ka-GE"/>
        </w:rPr>
        <w:t>(სახელი, გვარი</w:t>
      </w:r>
      <w:r w:rsidR="00920EE3" w:rsidRPr="00783754">
        <w:rPr>
          <w:rFonts w:ascii="Sylfaen" w:hAnsi="Sylfaen"/>
          <w:lang w:val="ka-GE"/>
        </w:rPr>
        <w:t xml:space="preserve"> და </w:t>
      </w:r>
      <w:r w:rsidRPr="00783754">
        <w:rPr>
          <w:rFonts w:ascii="Sylfaen" w:hAnsi="Sylfaen"/>
          <w:lang w:val="ka-GE"/>
        </w:rPr>
        <w:t>პირადი ნომერი);</w:t>
      </w:r>
    </w:p>
    <w:p w14:paraId="06428AEA" w14:textId="0042DAC0" w:rsidR="004277BE" w:rsidRPr="00E33468" w:rsidRDefault="004277BE" w:rsidP="00E33468">
      <w:pPr>
        <w:pStyle w:val="NoSpacing"/>
        <w:spacing w:line="276" w:lineRule="auto"/>
        <w:ind w:firstLine="540"/>
        <w:jc w:val="both"/>
        <w:rPr>
          <w:rFonts w:ascii="Sylfaen" w:hAnsi="Sylfaen" w:cs="Sylfaen"/>
          <w:lang w:val="ka-GE"/>
        </w:rPr>
      </w:pPr>
      <w:r w:rsidRPr="00E33468">
        <w:rPr>
          <w:rFonts w:ascii="Sylfaen" w:hAnsi="Sylfaen"/>
          <w:lang w:val="ka-GE"/>
        </w:rPr>
        <w:t xml:space="preserve">პ) </w:t>
      </w:r>
      <w:r w:rsidRPr="00E33468">
        <w:rPr>
          <w:rFonts w:ascii="Sylfaen" w:hAnsi="Sylfaen" w:cs="Sylfaen"/>
        </w:rPr>
        <w:t>შენიშვნის</w:t>
      </w:r>
      <w:r w:rsidRPr="00E33468">
        <w:rPr>
          <w:rFonts w:ascii="Sylfaen" w:hAnsi="Sylfaen"/>
        </w:rPr>
        <w:t xml:space="preserve"> </w:t>
      </w:r>
      <w:r w:rsidRPr="00E33468">
        <w:rPr>
          <w:rFonts w:ascii="Sylfaen" w:hAnsi="Sylfaen" w:cs="Sylfaen"/>
        </w:rPr>
        <w:t>ველი</w:t>
      </w:r>
      <w:r w:rsidRPr="00E33468">
        <w:rPr>
          <w:rFonts w:ascii="Sylfaen" w:hAnsi="Sylfaen" w:cs="Sylfaen"/>
          <w:lang w:val="ka-GE"/>
        </w:rPr>
        <w:t>.</w:t>
      </w:r>
    </w:p>
    <w:p w14:paraId="47E0B631" w14:textId="77777777" w:rsidR="006C7BA6" w:rsidRPr="009F0EE4" w:rsidRDefault="00612151" w:rsidP="00080327">
      <w:pPr>
        <w:pStyle w:val="NoSpacing"/>
        <w:spacing w:line="276" w:lineRule="auto"/>
        <w:ind w:firstLine="540"/>
        <w:jc w:val="both"/>
        <w:rPr>
          <w:rFonts w:ascii="Sylfaen" w:hAnsi="Sylfaen"/>
        </w:rPr>
      </w:pPr>
      <w:r w:rsidRPr="00E33468">
        <w:rPr>
          <w:rFonts w:ascii="Sylfaen" w:hAnsi="Sylfaen"/>
          <w:lang w:val="ka-GE"/>
        </w:rPr>
        <w:t>5</w:t>
      </w:r>
      <w:r w:rsidRPr="00E33468">
        <w:rPr>
          <w:rFonts w:ascii="Sylfaen" w:hAnsi="Sylfaen"/>
        </w:rPr>
        <w:t xml:space="preserve">. </w:t>
      </w:r>
      <w:r w:rsidRPr="00E33468">
        <w:rPr>
          <w:rFonts w:ascii="Sylfaen" w:hAnsi="Sylfaen" w:cs="Sylfaen"/>
          <w:lang w:val="ka-GE"/>
        </w:rPr>
        <w:t xml:space="preserve">ამ მუხლის მე-4 პუნქტით გათვალისწინებული ცხრილი გამოისახება შემდეგი </w:t>
      </w:r>
      <w:r w:rsidR="007B5B88" w:rsidRPr="00E33468">
        <w:rPr>
          <w:rFonts w:ascii="Sylfaen" w:hAnsi="Sylfaen" w:cs="Sylfaen"/>
        </w:rPr>
        <w:t>ნიმუში</w:t>
      </w:r>
      <w:r w:rsidRPr="00E33468">
        <w:rPr>
          <w:rFonts w:ascii="Sylfaen" w:hAnsi="Sylfaen" w:cs="Sylfaen"/>
          <w:lang w:val="ka-GE"/>
        </w:rPr>
        <w:t>ს მიხედვით</w:t>
      </w:r>
      <w:r w:rsidR="001C53C4" w:rsidRPr="00E33468">
        <w:rPr>
          <w:rFonts w:ascii="Sylfaen" w:hAnsi="Sylfaen"/>
        </w:rPr>
        <w:t>:</w:t>
      </w:r>
    </w:p>
    <w:p w14:paraId="12BA5197" w14:textId="77777777" w:rsidR="006C7BA6" w:rsidRPr="009F0EE4" w:rsidRDefault="002468CA" w:rsidP="009F0EE4">
      <w:pPr>
        <w:pStyle w:val="NoSpacing"/>
        <w:spacing w:line="276" w:lineRule="auto"/>
        <w:jc w:val="both"/>
        <w:rPr>
          <w:rFonts w:ascii="Sylfaen" w:hAnsi="Sylfaen"/>
        </w:rPr>
      </w:pPr>
      <w:r w:rsidRPr="009F0EE4">
        <w:rPr>
          <w:rFonts w:ascii="Sylfaen" w:hAnsi="Sylfaen"/>
          <w:noProof/>
        </w:rPr>
        <w:drawing>
          <wp:inline distT="0" distB="0" distL="0" distR="0" wp14:anchorId="219D44D1" wp14:editId="2965C1F2">
            <wp:extent cx="6677025" cy="1569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7025" cy="1569720"/>
                    </a:xfrm>
                    <a:prstGeom prst="rect">
                      <a:avLst/>
                    </a:prstGeom>
                    <a:noFill/>
                    <a:ln>
                      <a:noFill/>
                    </a:ln>
                  </pic:spPr>
                </pic:pic>
              </a:graphicData>
            </a:graphic>
          </wp:inline>
        </w:drawing>
      </w:r>
    </w:p>
    <w:p w14:paraId="10D8D4E4" w14:textId="42506464" w:rsidR="006C7BA6" w:rsidRPr="00E33468" w:rsidRDefault="00612151" w:rsidP="00080327">
      <w:pPr>
        <w:pStyle w:val="NoSpacing"/>
        <w:spacing w:line="276" w:lineRule="auto"/>
        <w:ind w:firstLine="540"/>
        <w:jc w:val="both"/>
        <w:rPr>
          <w:rFonts w:ascii="Sylfaen" w:hAnsi="Sylfaen"/>
        </w:rPr>
      </w:pPr>
      <w:r w:rsidRPr="00E33468">
        <w:rPr>
          <w:rFonts w:ascii="Sylfaen" w:hAnsi="Sylfaen"/>
          <w:lang w:val="ka-GE"/>
        </w:rPr>
        <w:t>6</w:t>
      </w:r>
      <w:r w:rsidR="007B5B88" w:rsidRPr="00E33468">
        <w:rPr>
          <w:rFonts w:ascii="Sylfaen" w:hAnsi="Sylfaen"/>
        </w:rPr>
        <w:t xml:space="preserve">. </w:t>
      </w:r>
      <w:r w:rsidR="006C7BA6" w:rsidRPr="00E33468">
        <w:rPr>
          <w:rFonts w:ascii="Sylfaen" w:hAnsi="Sylfaen" w:cs="Sylfaen"/>
        </w:rPr>
        <w:t>შიდა</w:t>
      </w:r>
      <w:r w:rsidR="006C7BA6" w:rsidRPr="00E33468">
        <w:rPr>
          <w:rFonts w:ascii="Sylfaen" w:hAnsi="Sylfaen"/>
        </w:rPr>
        <w:t xml:space="preserve"> </w:t>
      </w:r>
      <w:r w:rsidR="006C7BA6" w:rsidRPr="00E33468">
        <w:rPr>
          <w:rFonts w:ascii="Sylfaen" w:hAnsi="Sylfaen" w:cs="Sylfaen"/>
        </w:rPr>
        <w:t>აზომვითი</w:t>
      </w:r>
      <w:r w:rsidR="006C7BA6" w:rsidRPr="00E33468">
        <w:rPr>
          <w:rFonts w:ascii="Sylfaen" w:hAnsi="Sylfaen"/>
        </w:rPr>
        <w:t xml:space="preserve"> </w:t>
      </w:r>
      <w:r w:rsidR="006C7BA6" w:rsidRPr="00E33468">
        <w:rPr>
          <w:rFonts w:ascii="Sylfaen" w:hAnsi="Sylfaen" w:cs="Sylfaen"/>
        </w:rPr>
        <w:t>ნახაზის</w:t>
      </w:r>
      <w:r w:rsidR="006C7BA6" w:rsidRPr="00E33468">
        <w:rPr>
          <w:rFonts w:ascii="Sylfaen" w:hAnsi="Sylfaen"/>
        </w:rPr>
        <w:t xml:space="preserve"> </w:t>
      </w:r>
      <w:r w:rsidR="006C7BA6" w:rsidRPr="00E33468">
        <w:rPr>
          <w:rFonts w:ascii="Sylfaen" w:hAnsi="Sylfaen" w:cs="Sylfaen"/>
        </w:rPr>
        <w:t>ციფრული</w:t>
      </w:r>
      <w:r w:rsidR="006C7BA6" w:rsidRPr="00E33468">
        <w:rPr>
          <w:rFonts w:ascii="Sylfaen" w:hAnsi="Sylfaen"/>
        </w:rPr>
        <w:t xml:space="preserve"> </w:t>
      </w:r>
      <w:r w:rsidR="006C7BA6" w:rsidRPr="00E33468">
        <w:rPr>
          <w:rFonts w:ascii="Sylfaen" w:hAnsi="Sylfaen" w:cs="Sylfaen"/>
        </w:rPr>
        <w:t>ვერსიის</w:t>
      </w:r>
      <w:r w:rsidR="006C7BA6" w:rsidRPr="00E33468">
        <w:rPr>
          <w:rFonts w:ascii="Sylfaen" w:hAnsi="Sylfaen"/>
        </w:rPr>
        <w:t xml:space="preserve"> </w:t>
      </w:r>
      <w:r w:rsidR="006C7BA6" w:rsidRPr="00E33468">
        <w:rPr>
          <w:rFonts w:ascii="Sylfaen" w:hAnsi="Sylfaen" w:cs="Sylfaen"/>
        </w:rPr>
        <w:t>ხაზოვანი</w:t>
      </w:r>
      <w:r w:rsidR="006C7BA6" w:rsidRPr="00E33468">
        <w:rPr>
          <w:rFonts w:ascii="Sylfaen" w:hAnsi="Sylfaen"/>
        </w:rPr>
        <w:t xml:space="preserve"> </w:t>
      </w:r>
      <w:r w:rsidR="006C7BA6" w:rsidRPr="00E33468">
        <w:rPr>
          <w:rFonts w:ascii="Sylfaen" w:hAnsi="Sylfaen" w:cs="Sylfaen"/>
        </w:rPr>
        <w:t>ფენის</w:t>
      </w:r>
      <w:r w:rsidR="006C7BA6" w:rsidRPr="00E33468">
        <w:rPr>
          <w:rFonts w:ascii="Sylfaen" w:hAnsi="Sylfaen"/>
        </w:rPr>
        <w:t xml:space="preserve"> (unit_line.shp) </w:t>
      </w:r>
      <w:r w:rsidR="006C7BA6" w:rsidRPr="00E33468">
        <w:rPr>
          <w:rFonts w:ascii="Sylfaen" w:hAnsi="Sylfaen" w:cs="Sylfaen"/>
        </w:rPr>
        <w:t>ატრიბუტული</w:t>
      </w:r>
      <w:r w:rsidR="006C7BA6" w:rsidRPr="00E33468">
        <w:rPr>
          <w:rFonts w:ascii="Sylfaen" w:hAnsi="Sylfaen"/>
        </w:rPr>
        <w:t xml:space="preserve"> </w:t>
      </w:r>
      <w:r w:rsidR="006C7BA6" w:rsidRPr="00E33468">
        <w:rPr>
          <w:rFonts w:ascii="Sylfaen" w:hAnsi="Sylfaen" w:cs="Sylfaen"/>
        </w:rPr>
        <w:t>ცხრილი</w:t>
      </w:r>
      <w:r w:rsidR="006C7BA6" w:rsidRPr="00E33468">
        <w:rPr>
          <w:rFonts w:ascii="Sylfaen" w:hAnsi="Sylfaen"/>
        </w:rPr>
        <w:t xml:space="preserve"> </w:t>
      </w:r>
      <w:r w:rsidR="006C7BA6" w:rsidRPr="00E33468">
        <w:rPr>
          <w:rFonts w:ascii="Sylfaen" w:hAnsi="Sylfaen" w:cs="Sylfaen"/>
        </w:rPr>
        <w:t>უნდა</w:t>
      </w:r>
      <w:r w:rsidR="006C7BA6" w:rsidRPr="00E33468">
        <w:rPr>
          <w:rFonts w:ascii="Sylfaen" w:hAnsi="Sylfaen"/>
        </w:rPr>
        <w:t xml:space="preserve"> </w:t>
      </w:r>
      <w:r w:rsidR="006C7BA6" w:rsidRPr="00E33468">
        <w:rPr>
          <w:rFonts w:ascii="Sylfaen" w:hAnsi="Sylfaen" w:cs="Sylfaen"/>
        </w:rPr>
        <w:t>შეიცავდეს</w:t>
      </w:r>
      <w:r w:rsidR="006C7BA6" w:rsidRPr="00E33468">
        <w:rPr>
          <w:rFonts w:ascii="Sylfaen" w:hAnsi="Sylfaen"/>
        </w:rPr>
        <w:t xml:space="preserve"> </w:t>
      </w:r>
      <w:r w:rsidR="007B5B88" w:rsidRPr="00920EE3">
        <w:rPr>
          <w:rFonts w:ascii="Sylfaen" w:hAnsi="Sylfaen" w:cs="Sylfaen"/>
        </w:rPr>
        <w:t>ობიექტზე</w:t>
      </w:r>
      <w:r w:rsidR="007B5B88" w:rsidRPr="00920EE3">
        <w:rPr>
          <w:rFonts w:ascii="Sylfaen" w:hAnsi="Sylfaen"/>
        </w:rPr>
        <w:t xml:space="preserve"> </w:t>
      </w:r>
      <w:r w:rsidR="001D088F" w:rsidRPr="00920EE3">
        <w:rPr>
          <w:rFonts w:ascii="Sylfaen" w:hAnsi="Sylfaen"/>
          <w:lang w:val="ka-GE"/>
        </w:rPr>
        <w:t>(</w:t>
      </w:r>
      <w:r w:rsidR="007B5B88" w:rsidRPr="00920EE3">
        <w:rPr>
          <w:rFonts w:ascii="Sylfaen" w:hAnsi="Sylfaen" w:cs="Sylfaen"/>
        </w:rPr>
        <w:t>შენობა</w:t>
      </w:r>
      <w:r w:rsidR="007B5B88" w:rsidRPr="00920EE3">
        <w:rPr>
          <w:rFonts w:ascii="Sylfaen" w:hAnsi="Sylfaen"/>
        </w:rPr>
        <w:t>-</w:t>
      </w:r>
      <w:r w:rsidR="007B5B88" w:rsidRPr="00920EE3">
        <w:rPr>
          <w:rFonts w:ascii="Sylfaen" w:hAnsi="Sylfaen" w:cs="Sylfaen"/>
        </w:rPr>
        <w:t>ნაგებობის</w:t>
      </w:r>
      <w:r w:rsidR="007B5B88" w:rsidRPr="00920EE3">
        <w:rPr>
          <w:rFonts w:ascii="Sylfaen" w:hAnsi="Sylfaen"/>
        </w:rPr>
        <w:t xml:space="preserve"> </w:t>
      </w:r>
      <w:r w:rsidR="007B5B88" w:rsidRPr="00920EE3">
        <w:rPr>
          <w:rFonts w:ascii="Sylfaen" w:hAnsi="Sylfaen" w:cs="Sylfaen"/>
        </w:rPr>
        <w:t>ერთეულზე</w:t>
      </w:r>
      <w:r w:rsidR="001D088F" w:rsidRPr="00920EE3">
        <w:rPr>
          <w:rFonts w:ascii="Sylfaen" w:hAnsi="Sylfaen" w:cs="Sylfaen"/>
          <w:lang w:val="ka-GE"/>
        </w:rPr>
        <w:t>)</w:t>
      </w:r>
      <w:r w:rsidR="007B5B88" w:rsidRPr="00920EE3">
        <w:rPr>
          <w:rFonts w:ascii="Sylfaen" w:hAnsi="Sylfaen"/>
        </w:rPr>
        <w:t xml:space="preserve"> </w:t>
      </w:r>
      <w:r w:rsidR="006C7BA6" w:rsidRPr="00920EE3">
        <w:rPr>
          <w:rFonts w:ascii="Sylfaen" w:hAnsi="Sylfaen" w:cs="Sylfaen"/>
        </w:rPr>
        <w:t>შემდეგ</w:t>
      </w:r>
      <w:r w:rsidR="006C7BA6" w:rsidRPr="00920EE3">
        <w:rPr>
          <w:rFonts w:ascii="Sylfaen" w:hAnsi="Sylfaen"/>
        </w:rPr>
        <w:t xml:space="preserve"> </w:t>
      </w:r>
      <w:r w:rsidR="006C7BA6" w:rsidRPr="00920EE3">
        <w:rPr>
          <w:rFonts w:ascii="Sylfaen" w:hAnsi="Sylfaen" w:cs="Sylfaen"/>
        </w:rPr>
        <w:t>მონაცემებს</w:t>
      </w:r>
      <w:r w:rsidR="006C7BA6" w:rsidRPr="00920EE3">
        <w:rPr>
          <w:rFonts w:ascii="Sylfaen" w:hAnsi="Sylfaen"/>
        </w:rPr>
        <w:t>:</w:t>
      </w:r>
    </w:p>
    <w:p w14:paraId="696BE9CB" w14:textId="515CDE2C" w:rsidR="006C7BA6" w:rsidRPr="00E33468" w:rsidRDefault="001940D5" w:rsidP="00080327">
      <w:pPr>
        <w:pStyle w:val="NoSpacing"/>
        <w:spacing w:line="276" w:lineRule="auto"/>
        <w:ind w:firstLine="540"/>
        <w:jc w:val="both"/>
        <w:rPr>
          <w:rFonts w:ascii="Sylfaen" w:hAnsi="Sylfaen"/>
        </w:rPr>
      </w:pPr>
      <w:r w:rsidRPr="00E33468">
        <w:rPr>
          <w:rFonts w:ascii="Sylfaen" w:hAnsi="Sylfaen" w:cs="Sylfaen"/>
        </w:rPr>
        <w:t>ა</w:t>
      </w:r>
      <w:r w:rsidR="006C7BA6" w:rsidRPr="00E33468">
        <w:rPr>
          <w:rFonts w:ascii="Sylfaen" w:hAnsi="Sylfaen"/>
        </w:rPr>
        <w:t xml:space="preserve">) </w:t>
      </w:r>
      <w:r w:rsidR="00E33468">
        <w:rPr>
          <w:rFonts w:ascii="Sylfaen" w:hAnsi="Sylfaen"/>
          <w:lang w:val="ka-GE"/>
        </w:rPr>
        <w:t xml:space="preserve">მიწის ნაკვეთის </w:t>
      </w:r>
      <w:r w:rsidR="006C7BA6" w:rsidRPr="00E33468">
        <w:rPr>
          <w:rFonts w:ascii="Sylfaen" w:hAnsi="Sylfaen" w:cs="Sylfaen"/>
        </w:rPr>
        <w:t>საკადასტრო</w:t>
      </w:r>
      <w:r w:rsidR="006C7BA6" w:rsidRPr="00E33468">
        <w:rPr>
          <w:rFonts w:ascii="Sylfaen" w:hAnsi="Sylfaen"/>
        </w:rPr>
        <w:t xml:space="preserve"> </w:t>
      </w:r>
      <w:r w:rsidR="006C7BA6" w:rsidRPr="00E33468">
        <w:rPr>
          <w:rFonts w:ascii="Sylfaen" w:hAnsi="Sylfaen" w:cs="Sylfaen"/>
        </w:rPr>
        <w:t>კოდი</w:t>
      </w:r>
      <w:r w:rsidR="007B5B88" w:rsidRPr="00E33468">
        <w:rPr>
          <w:rFonts w:ascii="Sylfaen" w:hAnsi="Sylfaen"/>
        </w:rPr>
        <w:t>;</w:t>
      </w:r>
    </w:p>
    <w:p w14:paraId="6BF50F13" w14:textId="18779683"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ბ</w:t>
      </w:r>
      <w:r w:rsidRPr="00E33468">
        <w:rPr>
          <w:rFonts w:ascii="Sylfaen" w:hAnsi="Sylfaen"/>
        </w:rPr>
        <w:t xml:space="preserve">) </w:t>
      </w:r>
      <w:r w:rsidRPr="00E33468">
        <w:rPr>
          <w:rFonts w:ascii="Sylfaen" w:hAnsi="Sylfaen" w:cs="Sylfaen"/>
        </w:rPr>
        <w:t>შენობ</w:t>
      </w:r>
      <w:r w:rsidR="0007433A" w:rsidRPr="00E33468">
        <w:rPr>
          <w:rFonts w:ascii="Sylfaen" w:hAnsi="Sylfaen" w:cs="Sylfaen"/>
        </w:rPr>
        <w:t>ა</w:t>
      </w:r>
      <w:r w:rsidR="007B5B88" w:rsidRPr="00E33468">
        <w:rPr>
          <w:rFonts w:ascii="Sylfaen" w:hAnsi="Sylfaen"/>
        </w:rPr>
        <w:t>-</w:t>
      </w:r>
      <w:r w:rsidR="007B5B88" w:rsidRPr="00E33468">
        <w:rPr>
          <w:rFonts w:ascii="Sylfaen" w:hAnsi="Sylfaen" w:cs="Sylfaen"/>
        </w:rPr>
        <w:t>ნაგებობის</w:t>
      </w:r>
      <w:r w:rsidRPr="00E33468">
        <w:rPr>
          <w:rFonts w:ascii="Sylfaen" w:hAnsi="Sylfaen"/>
        </w:rPr>
        <w:t xml:space="preserve"> </w:t>
      </w:r>
      <w:r w:rsidRPr="00E33468">
        <w:rPr>
          <w:rFonts w:ascii="Sylfaen" w:hAnsi="Sylfaen" w:cs="Sylfaen"/>
        </w:rPr>
        <w:t>ნომერი</w:t>
      </w:r>
      <w:r w:rsidR="00E33468">
        <w:rPr>
          <w:rFonts w:ascii="Sylfaen" w:hAnsi="Sylfaen"/>
          <w:lang w:val="ka-GE"/>
        </w:rPr>
        <w:t xml:space="preserve">, </w:t>
      </w:r>
      <w:r w:rsidRPr="00E33468">
        <w:rPr>
          <w:rFonts w:ascii="Sylfaen" w:hAnsi="Sylfaen" w:cs="Sylfaen"/>
        </w:rPr>
        <w:t>რომელშიც</w:t>
      </w:r>
      <w:r w:rsidRPr="00E33468">
        <w:rPr>
          <w:rFonts w:ascii="Sylfaen" w:hAnsi="Sylfaen"/>
        </w:rPr>
        <w:t xml:space="preserve"> </w:t>
      </w:r>
      <w:r w:rsidRPr="00E33468">
        <w:rPr>
          <w:rFonts w:ascii="Sylfaen" w:hAnsi="Sylfaen" w:cs="Sylfaen"/>
        </w:rPr>
        <w:t>მდებარეობს</w:t>
      </w:r>
      <w:r w:rsidRPr="00E33468">
        <w:rPr>
          <w:rFonts w:ascii="Sylfaen" w:hAnsi="Sylfaen"/>
        </w:rPr>
        <w:t xml:space="preserve"> </w:t>
      </w:r>
      <w:r w:rsidRPr="00E33468">
        <w:rPr>
          <w:rFonts w:ascii="Sylfaen" w:hAnsi="Sylfaen" w:cs="Sylfaen"/>
        </w:rPr>
        <w:t>შენობა</w:t>
      </w:r>
      <w:r w:rsidRPr="00E33468">
        <w:rPr>
          <w:rFonts w:ascii="Sylfaen" w:hAnsi="Sylfaen"/>
        </w:rPr>
        <w:t>-</w:t>
      </w:r>
      <w:r w:rsidRPr="00E33468">
        <w:rPr>
          <w:rFonts w:ascii="Sylfaen" w:hAnsi="Sylfaen" w:cs="Sylfaen"/>
        </w:rPr>
        <w:t>ნაგებობის</w:t>
      </w:r>
      <w:r w:rsidRPr="00E33468">
        <w:rPr>
          <w:rFonts w:ascii="Sylfaen" w:hAnsi="Sylfaen"/>
        </w:rPr>
        <w:t xml:space="preserve"> </w:t>
      </w:r>
      <w:r w:rsidRPr="00E33468">
        <w:rPr>
          <w:rFonts w:ascii="Sylfaen" w:hAnsi="Sylfaen" w:cs="Sylfaen"/>
        </w:rPr>
        <w:t>ერთეული</w:t>
      </w:r>
      <w:r w:rsidR="007B5B88" w:rsidRPr="00E33468">
        <w:rPr>
          <w:rFonts w:ascii="Sylfaen" w:hAnsi="Sylfaen"/>
        </w:rPr>
        <w:t>;</w:t>
      </w:r>
    </w:p>
    <w:p w14:paraId="33502F2F" w14:textId="77777777"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გ</w:t>
      </w:r>
      <w:r w:rsidRPr="00E33468">
        <w:rPr>
          <w:rFonts w:ascii="Sylfaen" w:hAnsi="Sylfaen"/>
        </w:rPr>
        <w:t xml:space="preserve">) </w:t>
      </w:r>
      <w:r w:rsidR="007B5B88" w:rsidRPr="00E33468">
        <w:rPr>
          <w:rFonts w:ascii="Sylfaen" w:hAnsi="Sylfaen" w:cs="Sylfaen"/>
        </w:rPr>
        <w:t>შენობა</w:t>
      </w:r>
      <w:r w:rsidR="007B5B88" w:rsidRPr="00E33468">
        <w:rPr>
          <w:rFonts w:ascii="Sylfaen" w:hAnsi="Sylfaen"/>
        </w:rPr>
        <w:t>-</w:t>
      </w:r>
      <w:r w:rsidR="007B5B88" w:rsidRPr="00E33468">
        <w:rPr>
          <w:rFonts w:ascii="Sylfaen" w:hAnsi="Sylfaen" w:cs="Sylfaen"/>
        </w:rPr>
        <w:t>ნაგებობის</w:t>
      </w:r>
      <w:r w:rsidR="007B5B88" w:rsidRPr="00E33468">
        <w:rPr>
          <w:rFonts w:ascii="Sylfaen" w:hAnsi="Sylfaen"/>
        </w:rPr>
        <w:t xml:space="preserve"> </w:t>
      </w:r>
      <w:r w:rsidRPr="00E33468">
        <w:rPr>
          <w:rFonts w:ascii="Sylfaen" w:hAnsi="Sylfaen" w:cs="Sylfaen"/>
        </w:rPr>
        <w:t>ერთეულის</w:t>
      </w:r>
      <w:r w:rsidRPr="00E33468">
        <w:rPr>
          <w:rFonts w:ascii="Sylfaen" w:hAnsi="Sylfaen"/>
        </w:rPr>
        <w:t xml:space="preserve"> </w:t>
      </w:r>
      <w:r w:rsidRPr="00E33468">
        <w:rPr>
          <w:rFonts w:ascii="Sylfaen" w:hAnsi="Sylfaen" w:cs="Sylfaen"/>
        </w:rPr>
        <w:t>საკადასტრო</w:t>
      </w:r>
      <w:r w:rsidRPr="00E33468">
        <w:rPr>
          <w:rFonts w:ascii="Sylfaen" w:hAnsi="Sylfaen"/>
        </w:rPr>
        <w:t xml:space="preserve"> </w:t>
      </w:r>
      <w:r w:rsidRPr="00E33468">
        <w:rPr>
          <w:rFonts w:ascii="Sylfaen" w:hAnsi="Sylfaen" w:cs="Sylfaen"/>
        </w:rPr>
        <w:t>კოდი</w:t>
      </w:r>
      <w:r w:rsidR="007B5B88" w:rsidRPr="00E33468">
        <w:rPr>
          <w:rFonts w:ascii="Sylfaen" w:hAnsi="Sylfaen"/>
        </w:rPr>
        <w:t xml:space="preserve"> (</w:t>
      </w:r>
      <w:r w:rsidR="007B5B88" w:rsidRPr="00E33468">
        <w:rPr>
          <w:rFonts w:ascii="Sylfaen" w:hAnsi="Sylfaen" w:cs="Sylfaen"/>
        </w:rPr>
        <w:t>ასეთის</w:t>
      </w:r>
      <w:r w:rsidR="007B5B88" w:rsidRPr="00E33468">
        <w:rPr>
          <w:rFonts w:ascii="Sylfaen" w:hAnsi="Sylfaen"/>
        </w:rPr>
        <w:t xml:space="preserve"> </w:t>
      </w:r>
      <w:r w:rsidR="007B5B88" w:rsidRPr="00E33468">
        <w:rPr>
          <w:rFonts w:ascii="Sylfaen" w:hAnsi="Sylfaen" w:cs="Sylfaen"/>
        </w:rPr>
        <w:t>არსებობის</w:t>
      </w:r>
      <w:r w:rsidR="007B5B88" w:rsidRPr="00E33468">
        <w:rPr>
          <w:rFonts w:ascii="Sylfaen" w:hAnsi="Sylfaen"/>
        </w:rPr>
        <w:t xml:space="preserve"> </w:t>
      </w:r>
      <w:r w:rsidR="007B5B88" w:rsidRPr="00E33468">
        <w:rPr>
          <w:rFonts w:ascii="Sylfaen" w:hAnsi="Sylfaen" w:cs="Sylfaen"/>
        </w:rPr>
        <w:t>შემთხვევაში</w:t>
      </w:r>
      <w:r w:rsidR="007B5B88" w:rsidRPr="00E33468">
        <w:rPr>
          <w:rFonts w:ascii="Sylfaen" w:hAnsi="Sylfaen"/>
        </w:rPr>
        <w:t>);</w:t>
      </w:r>
    </w:p>
    <w:p w14:paraId="262EEB7A" w14:textId="77777777"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დ</w:t>
      </w:r>
      <w:r w:rsidRPr="00E33468">
        <w:rPr>
          <w:rFonts w:ascii="Sylfaen" w:hAnsi="Sylfaen"/>
        </w:rPr>
        <w:t xml:space="preserve">) </w:t>
      </w:r>
      <w:r w:rsidRPr="00E33468">
        <w:rPr>
          <w:rFonts w:ascii="Sylfaen" w:hAnsi="Sylfaen" w:cs="Sylfaen"/>
        </w:rPr>
        <w:t>ხაზის</w:t>
      </w:r>
      <w:r w:rsidRPr="00E33468">
        <w:rPr>
          <w:rFonts w:ascii="Sylfaen" w:hAnsi="Sylfaen"/>
        </w:rPr>
        <w:t xml:space="preserve"> </w:t>
      </w:r>
      <w:r w:rsidRPr="00E33468">
        <w:rPr>
          <w:rFonts w:ascii="Sylfaen" w:hAnsi="Sylfaen" w:cs="Sylfaen"/>
        </w:rPr>
        <w:t>ტიპი</w:t>
      </w:r>
      <w:r w:rsidR="007E6814" w:rsidRPr="00E33468">
        <w:rPr>
          <w:rFonts w:ascii="Sylfaen" w:hAnsi="Sylfaen"/>
        </w:rPr>
        <w:t>;</w:t>
      </w:r>
    </w:p>
    <w:p w14:paraId="710C7325" w14:textId="2A1D903D"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ე</w:t>
      </w:r>
      <w:r w:rsidRPr="00E33468">
        <w:rPr>
          <w:rFonts w:ascii="Sylfaen" w:hAnsi="Sylfaen"/>
        </w:rPr>
        <w:t xml:space="preserve">) </w:t>
      </w:r>
      <w:r w:rsidRPr="00E33468">
        <w:rPr>
          <w:rFonts w:ascii="Sylfaen" w:hAnsi="Sylfaen" w:cs="Sylfaen"/>
        </w:rPr>
        <w:t>ხაზის</w:t>
      </w:r>
      <w:r w:rsidRPr="00E33468">
        <w:rPr>
          <w:rFonts w:ascii="Sylfaen" w:hAnsi="Sylfaen"/>
        </w:rPr>
        <w:t xml:space="preserve"> </w:t>
      </w:r>
      <w:r w:rsidRPr="00E33468">
        <w:rPr>
          <w:rFonts w:ascii="Sylfaen" w:hAnsi="Sylfaen" w:cs="Sylfaen"/>
        </w:rPr>
        <w:t>ზომა</w:t>
      </w:r>
      <w:r w:rsidRPr="00E33468">
        <w:rPr>
          <w:rFonts w:ascii="Sylfaen" w:hAnsi="Sylfaen"/>
        </w:rPr>
        <w:t xml:space="preserve"> (</w:t>
      </w:r>
      <w:r w:rsidR="007E6814" w:rsidRPr="00E33468">
        <w:rPr>
          <w:rFonts w:ascii="Sylfaen" w:hAnsi="Sylfaen" w:cs="Sylfaen"/>
        </w:rPr>
        <w:t>გამოსახული</w:t>
      </w:r>
      <w:r w:rsidR="007E6814" w:rsidRPr="00E33468">
        <w:rPr>
          <w:rFonts w:ascii="Sylfaen" w:hAnsi="Sylfaen"/>
        </w:rPr>
        <w:t xml:space="preserve"> </w:t>
      </w:r>
      <w:r w:rsidR="007E6814" w:rsidRPr="00E33468">
        <w:rPr>
          <w:rFonts w:ascii="Sylfaen" w:hAnsi="Sylfaen" w:cs="Sylfaen"/>
        </w:rPr>
        <w:t>მეტრებში</w:t>
      </w:r>
      <w:r w:rsidR="007E6814" w:rsidRPr="00E33468">
        <w:rPr>
          <w:rFonts w:ascii="Sylfaen" w:hAnsi="Sylfaen"/>
        </w:rPr>
        <w:t xml:space="preserve"> </w:t>
      </w:r>
      <w:r w:rsidR="00612151" w:rsidRPr="00783754">
        <w:rPr>
          <w:rFonts w:ascii="Sylfaen" w:hAnsi="Sylfaen"/>
        </w:rPr>
        <w:t>–</w:t>
      </w:r>
      <w:r w:rsidR="007E6814" w:rsidRPr="00783754">
        <w:rPr>
          <w:rFonts w:ascii="Sylfaen" w:hAnsi="Sylfaen"/>
        </w:rPr>
        <w:t xml:space="preserve"> </w:t>
      </w:r>
      <w:r w:rsidR="001D088F" w:rsidRPr="00783754">
        <w:rPr>
          <w:rFonts w:ascii="Sylfaen" w:hAnsi="Sylfaen"/>
          <w:lang w:val="ka-GE"/>
        </w:rPr>
        <w:t>(</w:t>
      </w:r>
      <w:r w:rsidRPr="00783754">
        <w:rPr>
          <w:rFonts w:ascii="Sylfaen" w:hAnsi="Sylfaen" w:cs="Sylfaen"/>
        </w:rPr>
        <w:t>მ</w:t>
      </w:r>
      <w:r w:rsidR="001D088F" w:rsidRPr="00783754">
        <w:rPr>
          <w:rFonts w:ascii="Sylfaen" w:hAnsi="Sylfaen" w:cs="Sylfaen"/>
          <w:lang w:val="ka-GE"/>
        </w:rPr>
        <w:t>)</w:t>
      </w:r>
      <w:r w:rsidR="001D088F" w:rsidRPr="00783754">
        <w:rPr>
          <w:rFonts w:ascii="Sylfaen" w:hAnsi="Sylfaen"/>
        </w:rPr>
        <w:t xml:space="preserve">, </w:t>
      </w:r>
      <w:r w:rsidRPr="00783754">
        <w:rPr>
          <w:rFonts w:ascii="Sylfaen" w:hAnsi="Sylfaen" w:cs="Sylfaen"/>
        </w:rPr>
        <w:t>დამრგვალებული</w:t>
      </w:r>
      <w:r w:rsidRPr="00783754">
        <w:rPr>
          <w:rFonts w:ascii="Sylfaen" w:hAnsi="Sylfaen"/>
        </w:rPr>
        <w:t xml:space="preserve"> </w:t>
      </w:r>
      <w:r w:rsidR="00920EE3" w:rsidRPr="00783754">
        <w:rPr>
          <w:rFonts w:ascii="Sylfaen" w:hAnsi="Sylfaen"/>
          <w:lang w:val="ka-GE"/>
        </w:rPr>
        <w:t xml:space="preserve">მეტრის </w:t>
      </w:r>
      <w:r w:rsidRPr="00783754">
        <w:rPr>
          <w:rFonts w:ascii="Sylfaen" w:hAnsi="Sylfaen" w:cs="Sylfaen"/>
        </w:rPr>
        <w:t>მეასედამდე</w:t>
      </w:r>
      <w:r w:rsidRPr="00783754">
        <w:rPr>
          <w:rFonts w:ascii="Sylfaen" w:hAnsi="Sylfaen"/>
        </w:rPr>
        <w:t>)</w:t>
      </w:r>
      <w:r w:rsidR="007E6814" w:rsidRPr="00783754">
        <w:rPr>
          <w:rFonts w:ascii="Sylfaen" w:hAnsi="Sylfaen"/>
        </w:rPr>
        <w:t>;</w:t>
      </w:r>
    </w:p>
    <w:p w14:paraId="05AA4BC1" w14:textId="77777777" w:rsidR="006C7BA6" w:rsidRPr="00E33468" w:rsidRDefault="006C7BA6" w:rsidP="00080327">
      <w:pPr>
        <w:pStyle w:val="NoSpacing"/>
        <w:spacing w:line="276" w:lineRule="auto"/>
        <w:ind w:firstLine="540"/>
        <w:jc w:val="both"/>
        <w:rPr>
          <w:rFonts w:ascii="Sylfaen" w:hAnsi="Sylfaen"/>
        </w:rPr>
      </w:pPr>
      <w:r w:rsidRPr="00E33468">
        <w:rPr>
          <w:rFonts w:ascii="Sylfaen" w:hAnsi="Sylfaen" w:cs="Sylfaen"/>
        </w:rPr>
        <w:t>ვ</w:t>
      </w:r>
      <w:r w:rsidRPr="00E33468">
        <w:rPr>
          <w:rFonts w:ascii="Sylfaen" w:hAnsi="Sylfaen"/>
        </w:rPr>
        <w:t xml:space="preserve">) </w:t>
      </w:r>
      <w:r w:rsidRPr="00E33468">
        <w:rPr>
          <w:rFonts w:ascii="Sylfaen" w:hAnsi="Sylfaen" w:cs="Sylfaen"/>
        </w:rPr>
        <w:t>შენიშვნის</w:t>
      </w:r>
      <w:r w:rsidRPr="00E33468">
        <w:rPr>
          <w:rFonts w:ascii="Sylfaen" w:hAnsi="Sylfaen"/>
        </w:rPr>
        <w:t xml:space="preserve"> </w:t>
      </w:r>
      <w:r w:rsidRPr="00E33468">
        <w:rPr>
          <w:rFonts w:ascii="Sylfaen" w:hAnsi="Sylfaen" w:cs="Sylfaen"/>
        </w:rPr>
        <w:t>ველი</w:t>
      </w:r>
      <w:r w:rsidR="007E6814" w:rsidRPr="00E33468">
        <w:rPr>
          <w:rFonts w:ascii="Sylfaen" w:hAnsi="Sylfaen"/>
        </w:rPr>
        <w:t>.</w:t>
      </w:r>
    </w:p>
    <w:p w14:paraId="7128E195" w14:textId="77777777" w:rsidR="00612151" w:rsidRPr="009F0EE4" w:rsidRDefault="00612151" w:rsidP="00612151">
      <w:pPr>
        <w:pStyle w:val="NoSpacing"/>
        <w:spacing w:line="276" w:lineRule="auto"/>
        <w:ind w:firstLine="540"/>
        <w:jc w:val="both"/>
        <w:rPr>
          <w:rFonts w:ascii="Sylfaen" w:hAnsi="Sylfaen"/>
        </w:rPr>
      </w:pPr>
      <w:r w:rsidRPr="00E33468">
        <w:rPr>
          <w:rFonts w:ascii="Sylfaen" w:hAnsi="Sylfaen"/>
          <w:lang w:val="ka-GE"/>
        </w:rPr>
        <w:t>7</w:t>
      </w:r>
      <w:r w:rsidRPr="00E33468">
        <w:rPr>
          <w:rFonts w:ascii="Sylfaen" w:hAnsi="Sylfaen"/>
        </w:rPr>
        <w:t xml:space="preserve">. </w:t>
      </w:r>
      <w:r w:rsidRPr="00E33468">
        <w:rPr>
          <w:rFonts w:ascii="Sylfaen" w:hAnsi="Sylfaen" w:cs="Sylfaen"/>
          <w:lang w:val="ka-GE"/>
        </w:rPr>
        <w:t xml:space="preserve">ამ მუხლის მე-6 პუნქტით გათვალისწინებული ცხრილი გამოისახება შემდეგი </w:t>
      </w:r>
      <w:r w:rsidRPr="00E33468">
        <w:rPr>
          <w:rFonts w:ascii="Sylfaen" w:hAnsi="Sylfaen" w:cs="Sylfaen"/>
        </w:rPr>
        <w:t>ნიმუში</w:t>
      </w:r>
      <w:r w:rsidRPr="00E33468">
        <w:rPr>
          <w:rFonts w:ascii="Sylfaen" w:hAnsi="Sylfaen" w:cs="Sylfaen"/>
          <w:lang w:val="ka-GE"/>
        </w:rPr>
        <w:t>ს მიხედვით</w:t>
      </w:r>
      <w:r w:rsidRPr="00E33468">
        <w:rPr>
          <w:rFonts w:ascii="Sylfaen" w:hAnsi="Sylfaen"/>
        </w:rPr>
        <w:t>:</w:t>
      </w:r>
    </w:p>
    <w:p w14:paraId="4863135B" w14:textId="77777777" w:rsidR="007B5B88" w:rsidRDefault="002468CA" w:rsidP="009F0EE4">
      <w:pPr>
        <w:pStyle w:val="NoSpacing"/>
        <w:spacing w:line="276" w:lineRule="auto"/>
        <w:jc w:val="both"/>
        <w:rPr>
          <w:rFonts w:ascii="Sylfaen" w:hAnsi="Sylfaen"/>
        </w:rPr>
      </w:pPr>
      <w:r w:rsidRPr="009F0EE4">
        <w:rPr>
          <w:rFonts w:ascii="Sylfaen" w:hAnsi="Sylfaen"/>
          <w:noProof/>
        </w:rPr>
        <w:drawing>
          <wp:inline distT="0" distB="0" distL="0" distR="0" wp14:anchorId="3FCE2759" wp14:editId="7520BA5C">
            <wp:extent cx="6775450" cy="166497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75450" cy="1664970"/>
                    </a:xfrm>
                    <a:prstGeom prst="rect">
                      <a:avLst/>
                    </a:prstGeom>
                    <a:noFill/>
                    <a:ln>
                      <a:noFill/>
                    </a:ln>
                  </pic:spPr>
                </pic:pic>
              </a:graphicData>
            </a:graphic>
          </wp:inline>
        </w:drawing>
      </w:r>
    </w:p>
    <w:p w14:paraId="4B3ED47E" w14:textId="4F6581EB" w:rsidR="00461A87" w:rsidRPr="009F0EE4" w:rsidRDefault="00F73B46">
      <w:pPr>
        <w:pStyle w:val="NoSpacing"/>
        <w:spacing w:line="276" w:lineRule="auto"/>
        <w:ind w:firstLine="540"/>
        <w:jc w:val="both"/>
        <w:rPr>
          <w:rFonts w:ascii="Sylfaen" w:hAnsi="Sylfaen"/>
        </w:rPr>
      </w:pPr>
      <w:r w:rsidRPr="00E33468">
        <w:rPr>
          <w:rFonts w:ascii="Sylfaen" w:hAnsi="Sylfaen"/>
          <w:lang w:val="ka-GE"/>
        </w:rPr>
        <w:t>8</w:t>
      </w:r>
      <w:r w:rsidR="007E6814" w:rsidRPr="00E33468">
        <w:rPr>
          <w:rFonts w:ascii="Sylfaen" w:hAnsi="Sylfaen"/>
        </w:rPr>
        <w:t xml:space="preserve">. </w:t>
      </w:r>
      <w:r w:rsidR="006C7BA6" w:rsidRPr="00E33468">
        <w:rPr>
          <w:rFonts w:ascii="Sylfaen" w:hAnsi="Sylfaen" w:cs="Sylfaen"/>
        </w:rPr>
        <w:t>ვალდებულებ</w:t>
      </w:r>
      <w:r w:rsidR="007E6814" w:rsidRPr="00E33468">
        <w:rPr>
          <w:rFonts w:ascii="Sylfaen" w:hAnsi="Sylfaen" w:cs="Sylfaen"/>
        </w:rPr>
        <w:t>ის</w:t>
      </w:r>
      <w:r w:rsidR="007E6814" w:rsidRPr="009F0EE4">
        <w:rPr>
          <w:rFonts w:ascii="Sylfaen" w:hAnsi="Sylfaen"/>
        </w:rPr>
        <w:t xml:space="preserve"> </w:t>
      </w:r>
      <w:r w:rsidR="006C7BA6" w:rsidRPr="00783754">
        <w:rPr>
          <w:rFonts w:ascii="Sylfaen" w:hAnsi="Sylfaen"/>
        </w:rPr>
        <w:t>(</w:t>
      </w:r>
      <w:r w:rsidR="006C7BA6" w:rsidRPr="00783754">
        <w:rPr>
          <w:rFonts w:ascii="Sylfaen" w:hAnsi="Sylfaen" w:cs="Sylfaen"/>
        </w:rPr>
        <w:t>პოლიგონალური</w:t>
      </w:r>
      <w:r w:rsidR="006C7BA6" w:rsidRPr="00783754">
        <w:rPr>
          <w:rFonts w:ascii="Sylfaen" w:hAnsi="Sylfaen"/>
        </w:rPr>
        <w:t xml:space="preserve"> </w:t>
      </w:r>
      <w:r w:rsidR="006C7BA6" w:rsidRPr="00783754">
        <w:rPr>
          <w:rFonts w:ascii="Sylfaen" w:hAnsi="Sylfaen" w:cs="Sylfaen"/>
        </w:rPr>
        <w:t>ფენა</w:t>
      </w:r>
      <w:r w:rsidR="00E33468" w:rsidRPr="00783754">
        <w:rPr>
          <w:rFonts w:ascii="Sylfaen" w:hAnsi="Sylfaen"/>
        </w:rPr>
        <w:t xml:space="preserve"> – </w:t>
      </w:r>
      <w:r w:rsidR="006C7BA6" w:rsidRPr="00783754">
        <w:rPr>
          <w:rFonts w:ascii="Sylfaen" w:hAnsi="Sylfaen"/>
        </w:rPr>
        <w:t xml:space="preserve">lease_polygon.shp) </w:t>
      </w:r>
      <w:r w:rsidR="00920EE3" w:rsidRPr="00783754">
        <w:rPr>
          <w:rFonts w:ascii="Sylfaen" w:hAnsi="Sylfaen"/>
        </w:rPr>
        <w:t>–</w:t>
      </w:r>
      <w:r w:rsidR="00920EE3" w:rsidRPr="00783754">
        <w:rPr>
          <w:rFonts w:ascii="Sylfaen" w:hAnsi="Sylfaen"/>
          <w:lang w:val="ka-GE"/>
        </w:rPr>
        <w:t xml:space="preserve"> </w:t>
      </w:r>
      <w:r w:rsidR="006C7BA6" w:rsidRPr="00783754">
        <w:rPr>
          <w:rFonts w:ascii="Sylfaen" w:hAnsi="Sylfaen" w:cs="Sylfaen"/>
        </w:rPr>
        <w:t>უფლებრივი</w:t>
      </w:r>
      <w:r w:rsidR="006C7BA6" w:rsidRPr="00783754">
        <w:rPr>
          <w:rFonts w:ascii="Sylfaen" w:hAnsi="Sylfaen"/>
        </w:rPr>
        <w:t xml:space="preserve"> </w:t>
      </w:r>
      <w:r w:rsidR="006C7BA6" w:rsidRPr="00783754">
        <w:rPr>
          <w:rFonts w:ascii="Sylfaen" w:hAnsi="Sylfaen" w:cs="Sylfaen"/>
        </w:rPr>
        <w:t>შეზღუდვის</w:t>
      </w:r>
      <w:r w:rsidR="006C7BA6" w:rsidRPr="00783754">
        <w:rPr>
          <w:rFonts w:ascii="Sylfaen" w:hAnsi="Sylfaen"/>
        </w:rPr>
        <w:t xml:space="preserve"> </w:t>
      </w:r>
      <w:r w:rsidR="006C7BA6" w:rsidRPr="00783754">
        <w:rPr>
          <w:rFonts w:ascii="Sylfaen" w:hAnsi="Sylfaen" w:cs="Sylfaen"/>
        </w:rPr>
        <w:t>ან</w:t>
      </w:r>
      <w:r w:rsidR="006C7BA6" w:rsidRPr="00783754">
        <w:rPr>
          <w:rFonts w:ascii="Sylfaen" w:hAnsi="Sylfaen"/>
        </w:rPr>
        <w:t>/</w:t>
      </w:r>
      <w:r w:rsidR="006C7BA6" w:rsidRPr="00783754">
        <w:rPr>
          <w:rFonts w:ascii="Sylfaen" w:hAnsi="Sylfaen" w:cs="Sylfaen"/>
        </w:rPr>
        <w:t>და</w:t>
      </w:r>
      <w:r w:rsidR="006C7BA6" w:rsidRPr="00783754">
        <w:rPr>
          <w:rFonts w:ascii="Sylfaen" w:hAnsi="Sylfaen"/>
        </w:rPr>
        <w:t xml:space="preserve"> </w:t>
      </w:r>
      <w:r w:rsidR="006C7BA6" w:rsidRPr="00783754">
        <w:rPr>
          <w:rFonts w:ascii="Sylfaen" w:hAnsi="Sylfaen" w:cs="Sylfaen"/>
        </w:rPr>
        <w:t>დატვირთვის</w:t>
      </w:r>
      <w:r w:rsidR="006C7BA6" w:rsidRPr="00783754">
        <w:rPr>
          <w:rFonts w:ascii="Sylfaen" w:hAnsi="Sylfaen"/>
        </w:rPr>
        <w:t xml:space="preserve"> </w:t>
      </w:r>
      <w:r w:rsidR="00955658" w:rsidRPr="00783754">
        <w:rPr>
          <w:rFonts w:ascii="Sylfaen" w:hAnsi="Sylfaen"/>
        </w:rPr>
        <w:t>(სერვიტუტი, უზუფრუქტი, იჯარა, ქირავნობა, აღნაგობა, იპოთეკა და სხვა</w:t>
      </w:r>
      <w:r w:rsidR="00955658" w:rsidRPr="00783754">
        <w:rPr>
          <w:rFonts w:ascii="Sylfaen" w:hAnsi="Sylfaen"/>
          <w:lang w:val="ka-GE"/>
        </w:rPr>
        <w:t xml:space="preserve">) </w:t>
      </w:r>
      <w:r w:rsidR="006C7BA6" w:rsidRPr="00783754">
        <w:rPr>
          <w:rFonts w:ascii="Sylfaen" w:hAnsi="Sylfaen" w:cs="Sylfaen"/>
        </w:rPr>
        <w:t>გრაფიკულ</w:t>
      </w:r>
      <w:r w:rsidR="006C7BA6" w:rsidRPr="00783754">
        <w:rPr>
          <w:rFonts w:ascii="Sylfaen" w:hAnsi="Sylfaen"/>
        </w:rPr>
        <w:t xml:space="preserve"> </w:t>
      </w:r>
      <w:r w:rsidR="006C7BA6" w:rsidRPr="00783754">
        <w:rPr>
          <w:rFonts w:ascii="Sylfaen" w:hAnsi="Sylfaen" w:cs="Sylfaen"/>
        </w:rPr>
        <w:lastRenderedPageBreak/>
        <w:t>საზღვრებ</w:t>
      </w:r>
      <w:r w:rsidR="007E6814" w:rsidRPr="00783754">
        <w:rPr>
          <w:rFonts w:ascii="Sylfaen" w:hAnsi="Sylfaen" w:cs="Sylfaen"/>
        </w:rPr>
        <w:t>თან</w:t>
      </w:r>
      <w:r w:rsidR="007E6814" w:rsidRPr="00783754">
        <w:rPr>
          <w:rFonts w:ascii="Sylfaen" w:hAnsi="Sylfaen"/>
        </w:rPr>
        <w:t xml:space="preserve"> </w:t>
      </w:r>
      <w:r w:rsidR="007E6814" w:rsidRPr="00783754">
        <w:rPr>
          <w:rFonts w:ascii="Sylfaen" w:hAnsi="Sylfaen" w:cs="Sylfaen"/>
        </w:rPr>
        <w:t>დაკავშირებით</w:t>
      </w:r>
      <w:r w:rsidR="007E6814" w:rsidRPr="00783754">
        <w:rPr>
          <w:rFonts w:ascii="Sylfaen" w:hAnsi="Sylfaen"/>
        </w:rPr>
        <w:t xml:space="preserve"> </w:t>
      </w:r>
      <w:r w:rsidR="007E6814" w:rsidRPr="00783754">
        <w:rPr>
          <w:rFonts w:ascii="Sylfaen" w:hAnsi="Sylfaen" w:cs="Sylfaen"/>
        </w:rPr>
        <w:t>მითითებული</w:t>
      </w:r>
      <w:r w:rsidR="007E6814" w:rsidRPr="00783754">
        <w:rPr>
          <w:rFonts w:ascii="Sylfaen" w:hAnsi="Sylfaen"/>
        </w:rPr>
        <w:t xml:space="preserve"> </w:t>
      </w:r>
      <w:r w:rsidR="007E6814" w:rsidRPr="00783754">
        <w:rPr>
          <w:rFonts w:ascii="Sylfaen" w:hAnsi="Sylfaen" w:cs="Sylfaen"/>
        </w:rPr>
        <w:t>უნდა</w:t>
      </w:r>
      <w:r w:rsidR="007E6814" w:rsidRPr="00783754">
        <w:rPr>
          <w:rFonts w:ascii="Sylfaen" w:hAnsi="Sylfaen"/>
        </w:rPr>
        <w:t xml:space="preserve"> </w:t>
      </w:r>
      <w:r w:rsidR="007E6814" w:rsidRPr="00783754">
        <w:rPr>
          <w:rFonts w:ascii="Sylfaen" w:hAnsi="Sylfaen" w:cs="Sylfaen"/>
        </w:rPr>
        <w:t>იყო</w:t>
      </w:r>
      <w:r w:rsidR="00C517A4" w:rsidRPr="00783754">
        <w:rPr>
          <w:rFonts w:ascii="Sylfaen" w:hAnsi="Sylfaen" w:cs="Sylfaen"/>
        </w:rPr>
        <w:t>ს</w:t>
      </w:r>
      <w:r w:rsidR="00955658" w:rsidRPr="00783754">
        <w:rPr>
          <w:rFonts w:ascii="Sylfaen" w:hAnsi="Sylfaen" w:cs="Sylfaen"/>
          <w:lang w:val="ka-GE"/>
        </w:rPr>
        <w:t xml:space="preserve"> </w:t>
      </w:r>
      <w:r w:rsidR="00955658" w:rsidRPr="00783754">
        <w:rPr>
          <w:rFonts w:ascii="Sylfaen" w:hAnsi="Sylfaen" w:cs="Sylfaen"/>
        </w:rPr>
        <w:t>უფლებრივი</w:t>
      </w:r>
      <w:r w:rsidR="00955658" w:rsidRPr="00783754">
        <w:rPr>
          <w:rFonts w:ascii="Sylfaen" w:hAnsi="Sylfaen"/>
        </w:rPr>
        <w:t xml:space="preserve"> </w:t>
      </w:r>
      <w:r w:rsidR="00955658" w:rsidRPr="00783754">
        <w:rPr>
          <w:rFonts w:ascii="Sylfaen" w:hAnsi="Sylfaen" w:cs="Sylfaen"/>
        </w:rPr>
        <w:t>შეზღუდვის</w:t>
      </w:r>
      <w:r w:rsidR="00955658" w:rsidRPr="00783754">
        <w:rPr>
          <w:rFonts w:ascii="Sylfaen" w:hAnsi="Sylfaen"/>
        </w:rPr>
        <w:t xml:space="preserve"> </w:t>
      </w:r>
      <w:r w:rsidR="00955658" w:rsidRPr="00783754">
        <w:rPr>
          <w:rFonts w:ascii="Sylfaen" w:hAnsi="Sylfaen" w:cs="Sylfaen"/>
        </w:rPr>
        <w:t>ან</w:t>
      </w:r>
      <w:r w:rsidR="00955658" w:rsidRPr="00783754">
        <w:rPr>
          <w:rFonts w:ascii="Sylfaen" w:hAnsi="Sylfaen"/>
        </w:rPr>
        <w:t>/</w:t>
      </w:r>
      <w:r w:rsidR="00955658" w:rsidRPr="00783754">
        <w:rPr>
          <w:rFonts w:ascii="Sylfaen" w:hAnsi="Sylfaen" w:cs="Sylfaen"/>
        </w:rPr>
        <w:t>და</w:t>
      </w:r>
      <w:r w:rsidR="00955658" w:rsidRPr="00783754">
        <w:rPr>
          <w:rFonts w:ascii="Sylfaen" w:hAnsi="Sylfaen"/>
        </w:rPr>
        <w:t xml:space="preserve"> </w:t>
      </w:r>
      <w:r w:rsidR="00955658" w:rsidRPr="00783754">
        <w:rPr>
          <w:rFonts w:ascii="Sylfaen" w:hAnsi="Sylfaen" w:cs="Sylfaen"/>
        </w:rPr>
        <w:t>დატვირთვის</w:t>
      </w:r>
      <w:r w:rsidR="00955658" w:rsidRPr="00783754">
        <w:rPr>
          <w:rFonts w:ascii="Sylfaen" w:hAnsi="Sylfaen"/>
        </w:rPr>
        <w:t xml:space="preserve"> </w:t>
      </w:r>
      <w:r w:rsidR="00955658" w:rsidRPr="00783754">
        <w:rPr>
          <w:rFonts w:ascii="Sylfaen" w:hAnsi="Sylfaen" w:cs="Sylfaen"/>
        </w:rPr>
        <w:t>ფართობი</w:t>
      </w:r>
      <w:r w:rsidR="00955658" w:rsidRPr="00783754">
        <w:rPr>
          <w:rFonts w:ascii="Sylfaen" w:hAnsi="Sylfaen"/>
        </w:rPr>
        <w:t xml:space="preserve"> (</w:t>
      </w:r>
      <w:r w:rsidR="00955658" w:rsidRPr="00783754">
        <w:rPr>
          <w:rFonts w:ascii="Sylfaen" w:hAnsi="Sylfaen" w:cs="Sylfaen"/>
        </w:rPr>
        <w:t>კვ</w:t>
      </w:r>
      <w:r w:rsidR="00955658" w:rsidRPr="00783754">
        <w:rPr>
          <w:rFonts w:ascii="Sylfaen" w:hAnsi="Sylfaen"/>
        </w:rPr>
        <w:t>.</w:t>
      </w:r>
      <w:r w:rsidR="00955658" w:rsidRPr="00783754">
        <w:rPr>
          <w:rFonts w:ascii="Sylfaen" w:hAnsi="Sylfaen" w:cs="Sylfaen"/>
        </w:rPr>
        <w:t>მ</w:t>
      </w:r>
      <w:r w:rsidR="00955658" w:rsidRPr="00783754">
        <w:rPr>
          <w:rFonts w:ascii="Sylfaen" w:hAnsi="Sylfaen"/>
        </w:rPr>
        <w:t xml:space="preserve">) და </w:t>
      </w:r>
      <w:r w:rsidR="00955658" w:rsidRPr="00783754">
        <w:rPr>
          <w:rFonts w:ascii="Sylfaen" w:hAnsi="Sylfaen"/>
          <w:lang w:val="ka-GE"/>
        </w:rPr>
        <w:t>შენიშვნის ველი.</w:t>
      </w:r>
      <w:r w:rsidR="00C517A4" w:rsidRPr="00783754">
        <w:rPr>
          <w:rFonts w:ascii="Sylfaen" w:hAnsi="Sylfaen"/>
        </w:rPr>
        <w:t xml:space="preserve"> </w:t>
      </w:r>
    </w:p>
    <w:p w14:paraId="446AC2E9" w14:textId="77777777" w:rsidR="00461A87" w:rsidRPr="009F0EE4" w:rsidRDefault="00461A87" w:rsidP="009F0EE4">
      <w:pPr>
        <w:pStyle w:val="NoSpacing"/>
        <w:spacing w:line="276" w:lineRule="auto"/>
        <w:jc w:val="both"/>
        <w:rPr>
          <w:rFonts w:ascii="Sylfaen" w:hAnsi="Sylfaen"/>
        </w:rPr>
      </w:pPr>
    </w:p>
    <w:p w14:paraId="4EC43604" w14:textId="77777777" w:rsidR="00461A87" w:rsidRDefault="00461A87" w:rsidP="009F0EE4">
      <w:pPr>
        <w:pStyle w:val="NoSpacing"/>
        <w:spacing w:line="276" w:lineRule="auto"/>
        <w:jc w:val="both"/>
        <w:rPr>
          <w:rFonts w:ascii="Sylfaen" w:hAnsi="Sylfaen"/>
        </w:rPr>
      </w:pPr>
    </w:p>
    <w:p w14:paraId="58591B55" w14:textId="77777777" w:rsidR="001C53C4" w:rsidRDefault="001C53C4" w:rsidP="009F0EE4">
      <w:pPr>
        <w:pStyle w:val="NoSpacing"/>
        <w:spacing w:line="276" w:lineRule="auto"/>
        <w:jc w:val="both"/>
        <w:rPr>
          <w:rFonts w:ascii="Sylfaen" w:hAnsi="Sylfaen"/>
        </w:rPr>
      </w:pPr>
    </w:p>
    <w:p w14:paraId="6D7A6A96" w14:textId="77777777" w:rsidR="001C53C4" w:rsidRDefault="001C53C4" w:rsidP="009F0EE4">
      <w:pPr>
        <w:pStyle w:val="NoSpacing"/>
        <w:spacing w:line="276" w:lineRule="auto"/>
        <w:jc w:val="both"/>
        <w:rPr>
          <w:rFonts w:ascii="Sylfaen" w:hAnsi="Sylfaen"/>
        </w:rPr>
      </w:pPr>
    </w:p>
    <w:p w14:paraId="0C57ED1D" w14:textId="77777777" w:rsidR="001C53C4" w:rsidRDefault="001C53C4" w:rsidP="009F0EE4">
      <w:pPr>
        <w:pStyle w:val="NoSpacing"/>
        <w:spacing w:line="276" w:lineRule="auto"/>
        <w:jc w:val="both"/>
        <w:rPr>
          <w:rFonts w:ascii="Sylfaen" w:hAnsi="Sylfaen"/>
        </w:rPr>
      </w:pPr>
    </w:p>
    <w:p w14:paraId="24302550" w14:textId="77777777" w:rsidR="001C53C4" w:rsidRDefault="001C53C4" w:rsidP="009F0EE4">
      <w:pPr>
        <w:pStyle w:val="NoSpacing"/>
        <w:spacing w:line="276" w:lineRule="auto"/>
        <w:jc w:val="both"/>
        <w:rPr>
          <w:rFonts w:ascii="Sylfaen" w:hAnsi="Sylfaen"/>
        </w:rPr>
      </w:pPr>
    </w:p>
    <w:p w14:paraId="6614353E" w14:textId="77777777" w:rsidR="001C53C4" w:rsidRDefault="001C53C4" w:rsidP="009F0EE4">
      <w:pPr>
        <w:pStyle w:val="NoSpacing"/>
        <w:spacing w:line="276" w:lineRule="auto"/>
        <w:jc w:val="both"/>
        <w:rPr>
          <w:rFonts w:ascii="Sylfaen" w:hAnsi="Sylfaen"/>
        </w:rPr>
      </w:pPr>
    </w:p>
    <w:p w14:paraId="304B7ACB" w14:textId="77777777" w:rsidR="001C53C4" w:rsidRDefault="001C53C4" w:rsidP="009F0EE4">
      <w:pPr>
        <w:pStyle w:val="NoSpacing"/>
        <w:spacing w:line="276" w:lineRule="auto"/>
        <w:jc w:val="both"/>
        <w:rPr>
          <w:rFonts w:ascii="Sylfaen" w:hAnsi="Sylfaen"/>
        </w:rPr>
      </w:pPr>
    </w:p>
    <w:p w14:paraId="5AB28D78" w14:textId="77777777" w:rsidR="001C53C4" w:rsidRDefault="001C53C4" w:rsidP="009F0EE4">
      <w:pPr>
        <w:pStyle w:val="NoSpacing"/>
        <w:spacing w:line="276" w:lineRule="auto"/>
        <w:jc w:val="both"/>
        <w:rPr>
          <w:rFonts w:ascii="Sylfaen" w:hAnsi="Sylfaen"/>
        </w:rPr>
      </w:pPr>
    </w:p>
    <w:p w14:paraId="0EEA18A0" w14:textId="77777777" w:rsidR="001C53C4" w:rsidRDefault="001C53C4" w:rsidP="009F0EE4">
      <w:pPr>
        <w:pStyle w:val="NoSpacing"/>
        <w:spacing w:line="276" w:lineRule="auto"/>
        <w:jc w:val="both"/>
        <w:rPr>
          <w:rFonts w:ascii="Sylfaen" w:hAnsi="Sylfaen"/>
        </w:rPr>
      </w:pPr>
    </w:p>
    <w:p w14:paraId="45BF7868" w14:textId="77777777" w:rsidR="001C53C4" w:rsidRDefault="001C53C4" w:rsidP="009F0EE4">
      <w:pPr>
        <w:pStyle w:val="NoSpacing"/>
        <w:spacing w:line="276" w:lineRule="auto"/>
        <w:jc w:val="both"/>
        <w:rPr>
          <w:rFonts w:ascii="Sylfaen" w:hAnsi="Sylfaen"/>
        </w:rPr>
      </w:pPr>
    </w:p>
    <w:p w14:paraId="5D7B1628" w14:textId="77777777" w:rsidR="001C53C4" w:rsidRDefault="001C53C4" w:rsidP="009F0EE4">
      <w:pPr>
        <w:pStyle w:val="NoSpacing"/>
        <w:spacing w:line="276" w:lineRule="auto"/>
        <w:jc w:val="both"/>
        <w:rPr>
          <w:rFonts w:ascii="Sylfaen" w:hAnsi="Sylfaen"/>
        </w:rPr>
      </w:pPr>
    </w:p>
    <w:p w14:paraId="560DD758" w14:textId="77777777" w:rsidR="001C53C4" w:rsidRDefault="001C53C4" w:rsidP="009F0EE4">
      <w:pPr>
        <w:pStyle w:val="NoSpacing"/>
        <w:spacing w:line="276" w:lineRule="auto"/>
        <w:jc w:val="both"/>
        <w:rPr>
          <w:rFonts w:ascii="Sylfaen" w:hAnsi="Sylfaen"/>
        </w:rPr>
      </w:pPr>
    </w:p>
    <w:p w14:paraId="6C0B2A80" w14:textId="77777777" w:rsidR="001C53C4" w:rsidRDefault="001C53C4" w:rsidP="009F0EE4">
      <w:pPr>
        <w:pStyle w:val="NoSpacing"/>
        <w:spacing w:line="276" w:lineRule="auto"/>
        <w:jc w:val="both"/>
        <w:rPr>
          <w:rFonts w:ascii="Sylfaen" w:hAnsi="Sylfaen"/>
        </w:rPr>
      </w:pPr>
    </w:p>
    <w:p w14:paraId="036A610C" w14:textId="77777777" w:rsidR="001C53C4" w:rsidRDefault="001C53C4" w:rsidP="009F0EE4">
      <w:pPr>
        <w:pStyle w:val="NoSpacing"/>
        <w:spacing w:line="276" w:lineRule="auto"/>
        <w:jc w:val="both"/>
        <w:rPr>
          <w:rFonts w:ascii="Sylfaen" w:hAnsi="Sylfaen"/>
        </w:rPr>
      </w:pPr>
    </w:p>
    <w:p w14:paraId="2319B63E" w14:textId="77777777" w:rsidR="001C53C4" w:rsidRDefault="001C53C4" w:rsidP="009F0EE4">
      <w:pPr>
        <w:pStyle w:val="NoSpacing"/>
        <w:spacing w:line="276" w:lineRule="auto"/>
        <w:jc w:val="both"/>
        <w:rPr>
          <w:rFonts w:ascii="Sylfaen" w:hAnsi="Sylfaen"/>
        </w:rPr>
      </w:pPr>
    </w:p>
    <w:p w14:paraId="2C713ACC" w14:textId="77777777" w:rsidR="001C53C4" w:rsidRDefault="001C53C4" w:rsidP="009F0EE4">
      <w:pPr>
        <w:pStyle w:val="NoSpacing"/>
        <w:spacing w:line="276" w:lineRule="auto"/>
        <w:jc w:val="both"/>
        <w:rPr>
          <w:rFonts w:ascii="Sylfaen" w:hAnsi="Sylfaen"/>
        </w:rPr>
      </w:pPr>
    </w:p>
    <w:p w14:paraId="0EE96886" w14:textId="77777777" w:rsidR="001C53C4" w:rsidRDefault="001C53C4" w:rsidP="009F0EE4">
      <w:pPr>
        <w:pStyle w:val="NoSpacing"/>
        <w:spacing w:line="276" w:lineRule="auto"/>
        <w:jc w:val="both"/>
        <w:rPr>
          <w:rFonts w:ascii="Sylfaen" w:hAnsi="Sylfaen"/>
        </w:rPr>
      </w:pPr>
    </w:p>
    <w:p w14:paraId="2B5B89F0" w14:textId="77777777" w:rsidR="001C53C4" w:rsidRDefault="001C53C4" w:rsidP="009F0EE4">
      <w:pPr>
        <w:pStyle w:val="NoSpacing"/>
        <w:spacing w:line="276" w:lineRule="auto"/>
        <w:jc w:val="both"/>
        <w:rPr>
          <w:rFonts w:ascii="Sylfaen" w:hAnsi="Sylfaen"/>
        </w:rPr>
      </w:pPr>
    </w:p>
    <w:p w14:paraId="71C78AEF" w14:textId="77777777" w:rsidR="001C53C4" w:rsidRDefault="001C53C4" w:rsidP="009F0EE4">
      <w:pPr>
        <w:pStyle w:val="NoSpacing"/>
        <w:spacing w:line="276" w:lineRule="auto"/>
        <w:jc w:val="both"/>
        <w:rPr>
          <w:rFonts w:ascii="Sylfaen" w:hAnsi="Sylfaen"/>
        </w:rPr>
      </w:pPr>
    </w:p>
    <w:p w14:paraId="0F29EF5C" w14:textId="77777777" w:rsidR="001C53C4" w:rsidRDefault="001C53C4" w:rsidP="009F0EE4">
      <w:pPr>
        <w:pStyle w:val="NoSpacing"/>
        <w:spacing w:line="276" w:lineRule="auto"/>
        <w:jc w:val="both"/>
        <w:rPr>
          <w:rFonts w:ascii="Sylfaen" w:hAnsi="Sylfaen"/>
        </w:rPr>
      </w:pPr>
    </w:p>
    <w:p w14:paraId="56D04BB3" w14:textId="77777777" w:rsidR="001C53C4" w:rsidRDefault="001C53C4" w:rsidP="009F0EE4">
      <w:pPr>
        <w:pStyle w:val="NoSpacing"/>
        <w:spacing w:line="276" w:lineRule="auto"/>
        <w:jc w:val="both"/>
        <w:rPr>
          <w:rFonts w:ascii="Sylfaen" w:hAnsi="Sylfaen"/>
        </w:rPr>
      </w:pPr>
    </w:p>
    <w:p w14:paraId="0FF50379" w14:textId="77777777" w:rsidR="001C53C4" w:rsidRDefault="001C53C4" w:rsidP="009F0EE4">
      <w:pPr>
        <w:pStyle w:val="NoSpacing"/>
        <w:spacing w:line="276" w:lineRule="auto"/>
        <w:jc w:val="both"/>
        <w:rPr>
          <w:rFonts w:ascii="Sylfaen" w:hAnsi="Sylfaen"/>
        </w:rPr>
      </w:pPr>
    </w:p>
    <w:p w14:paraId="4592EC95" w14:textId="77777777" w:rsidR="001C53C4" w:rsidRDefault="001C53C4" w:rsidP="009F0EE4">
      <w:pPr>
        <w:pStyle w:val="NoSpacing"/>
        <w:spacing w:line="276" w:lineRule="auto"/>
        <w:jc w:val="both"/>
        <w:rPr>
          <w:rFonts w:ascii="Sylfaen" w:hAnsi="Sylfaen"/>
        </w:rPr>
      </w:pPr>
    </w:p>
    <w:p w14:paraId="074433CC" w14:textId="351D909D" w:rsidR="00244FE6" w:rsidRDefault="00244FE6" w:rsidP="001C53C4">
      <w:pPr>
        <w:pStyle w:val="NoSpacing"/>
        <w:spacing w:line="276" w:lineRule="auto"/>
        <w:jc w:val="center"/>
        <w:rPr>
          <w:rFonts w:ascii="Sylfaen" w:eastAsia="Calibri" w:hAnsi="Sylfaen" w:cs="Sylfaen"/>
          <w:b/>
          <w:lang w:val="ka-GE"/>
        </w:rPr>
      </w:pPr>
    </w:p>
    <w:p w14:paraId="4A41A3D6" w14:textId="5337298C" w:rsidR="007244BB" w:rsidRDefault="007244BB" w:rsidP="001C53C4">
      <w:pPr>
        <w:pStyle w:val="NoSpacing"/>
        <w:spacing w:line="276" w:lineRule="auto"/>
        <w:jc w:val="center"/>
        <w:rPr>
          <w:rFonts w:ascii="Sylfaen" w:eastAsia="Calibri" w:hAnsi="Sylfaen" w:cs="Sylfaen"/>
          <w:b/>
          <w:lang w:val="ka-GE"/>
        </w:rPr>
      </w:pPr>
    </w:p>
    <w:p w14:paraId="0641D3C7" w14:textId="26662CB2" w:rsidR="007244BB" w:rsidRDefault="007244BB" w:rsidP="001C53C4">
      <w:pPr>
        <w:pStyle w:val="NoSpacing"/>
        <w:spacing w:line="276" w:lineRule="auto"/>
        <w:jc w:val="center"/>
        <w:rPr>
          <w:rFonts w:ascii="Sylfaen" w:eastAsia="Calibri" w:hAnsi="Sylfaen" w:cs="Sylfaen"/>
          <w:b/>
          <w:lang w:val="ka-GE"/>
        </w:rPr>
      </w:pPr>
    </w:p>
    <w:p w14:paraId="38CD735E" w14:textId="3CCFBAA9" w:rsidR="007244BB" w:rsidRDefault="007244BB" w:rsidP="001C53C4">
      <w:pPr>
        <w:pStyle w:val="NoSpacing"/>
        <w:spacing w:line="276" w:lineRule="auto"/>
        <w:jc w:val="center"/>
        <w:rPr>
          <w:rFonts w:ascii="Sylfaen" w:eastAsia="Calibri" w:hAnsi="Sylfaen" w:cs="Sylfaen"/>
          <w:b/>
          <w:lang w:val="ka-GE"/>
        </w:rPr>
      </w:pPr>
    </w:p>
    <w:p w14:paraId="0838B340" w14:textId="0241472A" w:rsidR="007244BB" w:rsidRDefault="007244BB" w:rsidP="001C53C4">
      <w:pPr>
        <w:pStyle w:val="NoSpacing"/>
        <w:spacing w:line="276" w:lineRule="auto"/>
        <w:jc w:val="center"/>
        <w:rPr>
          <w:rFonts w:ascii="Sylfaen" w:eastAsia="Calibri" w:hAnsi="Sylfaen" w:cs="Sylfaen"/>
          <w:b/>
          <w:lang w:val="ka-GE"/>
        </w:rPr>
      </w:pPr>
    </w:p>
    <w:p w14:paraId="1D53D07B" w14:textId="3371B755" w:rsidR="007244BB" w:rsidRDefault="007244BB" w:rsidP="001C53C4">
      <w:pPr>
        <w:pStyle w:val="NoSpacing"/>
        <w:spacing w:line="276" w:lineRule="auto"/>
        <w:jc w:val="center"/>
        <w:rPr>
          <w:rFonts w:ascii="Sylfaen" w:eastAsia="Calibri" w:hAnsi="Sylfaen" w:cs="Sylfaen"/>
          <w:b/>
          <w:lang w:val="ka-GE"/>
        </w:rPr>
      </w:pPr>
    </w:p>
    <w:p w14:paraId="2C930EA6" w14:textId="20A5B6D2" w:rsidR="007244BB" w:rsidRDefault="007244BB" w:rsidP="001C53C4">
      <w:pPr>
        <w:pStyle w:val="NoSpacing"/>
        <w:spacing w:line="276" w:lineRule="auto"/>
        <w:jc w:val="center"/>
        <w:rPr>
          <w:rFonts w:ascii="Sylfaen" w:eastAsia="Calibri" w:hAnsi="Sylfaen" w:cs="Sylfaen"/>
          <w:b/>
          <w:lang w:val="ka-GE"/>
        </w:rPr>
      </w:pPr>
    </w:p>
    <w:p w14:paraId="106358D4" w14:textId="4E537BE1" w:rsidR="007244BB" w:rsidRDefault="007244BB" w:rsidP="001C53C4">
      <w:pPr>
        <w:pStyle w:val="NoSpacing"/>
        <w:spacing w:line="276" w:lineRule="auto"/>
        <w:jc w:val="center"/>
        <w:rPr>
          <w:rFonts w:ascii="Sylfaen" w:eastAsia="Calibri" w:hAnsi="Sylfaen" w:cs="Sylfaen"/>
          <w:b/>
          <w:lang w:val="ka-GE"/>
        </w:rPr>
      </w:pPr>
    </w:p>
    <w:p w14:paraId="73C44FC9" w14:textId="4D35C52F" w:rsidR="007244BB" w:rsidRDefault="007244BB" w:rsidP="001C53C4">
      <w:pPr>
        <w:pStyle w:val="NoSpacing"/>
        <w:spacing w:line="276" w:lineRule="auto"/>
        <w:jc w:val="center"/>
        <w:rPr>
          <w:rFonts w:ascii="Sylfaen" w:eastAsia="Calibri" w:hAnsi="Sylfaen" w:cs="Sylfaen"/>
          <w:b/>
          <w:lang w:val="ka-GE"/>
        </w:rPr>
      </w:pPr>
    </w:p>
    <w:p w14:paraId="4F2C4EBC" w14:textId="77777777" w:rsidR="00783754" w:rsidRDefault="00783754" w:rsidP="001C53C4">
      <w:pPr>
        <w:pStyle w:val="NoSpacing"/>
        <w:spacing w:line="276" w:lineRule="auto"/>
        <w:jc w:val="center"/>
        <w:rPr>
          <w:rFonts w:ascii="Sylfaen" w:eastAsia="Calibri" w:hAnsi="Sylfaen" w:cs="Sylfaen"/>
          <w:b/>
          <w:lang w:val="ka-GE"/>
        </w:rPr>
      </w:pPr>
    </w:p>
    <w:p w14:paraId="71D56460" w14:textId="77777777" w:rsidR="00783754" w:rsidRDefault="00783754" w:rsidP="001C53C4">
      <w:pPr>
        <w:pStyle w:val="NoSpacing"/>
        <w:spacing w:line="276" w:lineRule="auto"/>
        <w:jc w:val="center"/>
        <w:rPr>
          <w:rFonts w:ascii="Sylfaen" w:eastAsia="Calibri" w:hAnsi="Sylfaen" w:cs="Sylfaen"/>
          <w:b/>
          <w:lang w:val="ka-GE"/>
        </w:rPr>
      </w:pPr>
    </w:p>
    <w:p w14:paraId="2278AE2A" w14:textId="77777777" w:rsidR="00783754" w:rsidRDefault="00783754" w:rsidP="001C53C4">
      <w:pPr>
        <w:pStyle w:val="NoSpacing"/>
        <w:spacing w:line="276" w:lineRule="auto"/>
        <w:jc w:val="center"/>
        <w:rPr>
          <w:rFonts w:ascii="Sylfaen" w:eastAsia="Calibri" w:hAnsi="Sylfaen" w:cs="Sylfaen"/>
          <w:b/>
          <w:lang w:val="ka-GE"/>
        </w:rPr>
      </w:pPr>
    </w:p>
    <w:p w14:paraId="0ABE3B55" w14:textId="77777777" w:rsidR="00783754" w:rsidRDefault="00783754" w:rsidP="001C53C4">
      <w:pPr>
        <w:pStyle w:val="NoSpacing"/>
        <w:spacing w:line="276" w:lineRule="auto"/>
        <w:jc w:val="center"/>
        <w:rPr>
          <w:rFonts w:ascii="Sylfaen" w:eastAsia="Calibri" w:hAnsi="Sylfaen" w:cs="Sylfaen"/>
          <w:b/>
          <w:lang w:val="ka-GE"/>
        </w:rPr>
      </w:pPr>
    </w:p>
    <w:p w14:paraId="3EF6D697" w14:textId="77777777" w:rsidR="00783754" w:rsidRDefault="00783754" w:rsidP="001C53C4">
      <w:pPr>
        <w:pStyle w:val="NoSpacing"/>
        <w:spacing w:line="276" w:lineRule="auto"/>
        <w:jc w:val="center"/>
        <w:rPr>
          <w:rFonts w:ascii="Sylfaen" w:eastAsia="Calibri" w:hAnsi="Sylfaen" w:cs="Sylfaen"/>
          <w:b/>
          <w:lang w:val="ka-GE"/>
        </w:rPr>
      </w:pPr>
    </w:p>
    <w:p w14:paraId="1E9326DD" w14:textId="77777777" w:rsidR="00783754" w:rsidRDefault="00783754" w:rsidP="001C53C4">
      <w:pPr>
        <w:pStyle w:val="NoSpacing"/>
        <w:spacing w:line="276" w:lineRule="auto"/>
        <w:jc w:val="center"/>
        <w:rPr>
          <w:rFonts w:ascii="Sylfaen" w:eastAsia="Calibri" w:hAnsi="Sylfaen" w:cs="Sylfaen"/>
          <w:b/>
          <w:lang w:val="ka-GE"/>
        </w:rPr>
      </w:pPr>
    </w:p>
    <w:p w14:paraId="0E46B51E" w14:textId="77777777" w:rsidR="00783754" w:rsidRDefault="00783754" w:rsidP="001C53C4">
      <w:pPr>
        <w:pStyle w:val="NoSpacing"/>
        <w:spacing w:line="276" w:lineRule="auto"/>
        <w:jc w:val="center"/>
        <w:rPr>
          <w:rFonts w:ascii="Sylfaen" w:eastAsia="Calibri" w:hAnsi="Sylfaen" w:cs="Sylfaen"/>
          <w:b/>
          <w:lang w:val="ka-GE"/>
        </w:rPr>
      </w:pPr>
    </w:p>
    <w:p w14:paraId="499F08A7" w14:textId="77777777" w:rsidR="00783754" w:rsidRDefault="00783754" w:rsidP="001C53C4">
      <w:pPr>
        <w:pStyle w:val="NoSpacing"/>
        <w:spacing w:line="276" w:lineRule="auto"/>
        <w:jc w:val="center"/>
        <w:rPr>
          <w:rFonts w:ascii="Sylfaen" w:eastAsia="Calibri" w:hAnsi="Sylfaen" w:cs="Sylfaen"/>
          <w:b/>
          <w:lang w:val="ka-GE"/>
        </w:rPr>
      </w:pPr>
    </w:p>
    <w:p w14:paraId="22DA7CF5" w14:textId="77777777" w:rsidR="007244BB" w:rsidRDefault="007244BB" w:rsidP="001C53C4">
      <w:pPr>
        <w:pStyle w:val="NoSpacing"/>
        <w:spacing w:line="276" w:lineRule="auto"/>
        <w:jc w:val="center"/>
        <w:rPr>
          <w:rFonts w:ascii="Sylfaen" w:eastAsia="Calibri" w:hAnsi="Sylfaen" w:cs="Sylfaen"/>
          <w:b/>
          <w:lang w:val="ka-GE"/>
        </w:rPr>
      </w:pPr>
    </w:p>
    <w:p w14:paraId="65A53352" w14:textId="7B0B9AF2" w:rsidR="00461A87" w:rsidRPr="009F0EE4" w:rsidRDefault="00461A87" w:rsidP="001C53C4">
      <w:pPr>
        <w:pStyle w:val="NoSpacing"/>
        <w:spacing w:line="276" w:lineRule="auto"/>
        <w:jc w:val="center"/>
        <w:rPr>
          <w:rFonts w:ascii="Sylfaen" w:eastAsia="Calibri" w:hAnsi="Sylfaen"/>
          <w:b/>
          <w:lang w:val="ka-GE"/>
        </w:rPr>
      </w:pPr>
      <w:r w:rsidRPr="009F0EE4">
        <w:rPr>
          <w:rFonts w:ascii="Sylfaen" w:eastAsia="Calibri" w:hAnsi="Sylfaen" w:cs="Sylfaen"/>
          <w:b/>
          <w:lang w:val="ka-GE"/>
        </w:rPr>
        <w:lastRenderedPageBreak/>
        <w:t>განმარტებითი</w:t>
      </w:r>
      <w:r w:rsidRPr="009F0EE4">
        <w:rPr>
          <w:rFonts w:ascii="Sylfaen" w:eastAsia="Calibri" w:hAnsi="Sylfaen"/>
          <w:b/>
          <w:lang w:val="ka-GE"/>
        </w:rPr>
        <w:t xml:space="preserve">  </w:t>
      </w:r>
      <w:r w:rsidRPr="009F0EE4">
        <w:rPr>
          <w:rFonts w:ascii="Sylfaen" w:eastAsia="Calibri" w:hAnsi="Sylfaen" w:cs="Sylfaen"/>
          <w:b/>
          <w:lang w:val="ka-GE"/>
        </w:rPr>
        <w:t>ბარათი</w:t>
      </w:r>
    </w:p>
    <w:p w14:paraId="0DAEB8CB" w14:textId="77777777" w:rsidR="00461A87" w:rsidRPr="009F0EE4" w:rsidRDefault="00461A87" w:rsidP="001C53C4">
      <w:pPr>
        <w:pStyle w:val="NoSpacing"/>
        <w:spacing w:line="276" w:lineRule="auto"/>
        <w:jc w:val="center"/>
        <w:rPr>
          <w:rFonts w:ascii="Sylfaen" w:eastAsia="Calibri" w:hAnsi="Sylfaen"/>
          <w:b/>
          <w:lang w:val="ka-GE"/>
        </w:rPr>
      </w:pPr>
    </w:p>
    <w:p w14:paraId="02F3FBB9" w14:textId="77777777" w:rsidR="004A6B88" w:rsidRPr="009F0EE4" w:rsidRDefault="004A6B88" w:rsidP="001C53C4">
      <w:pPr>
        <w:pStyle w:val="NoSpacing"/>
        <w:spacing w:line="276" w:lineRule="auto"/>
        <w:jc w:val="center"/>
        <w:rPr>
          <w:rFonts w:ascii="Sylfaen" w:eastAsia="Calibri" w:hAnsi="Sylfaen"/>
          <w:b/>
          <w:lang w:val="ka-GE"/>
        </w:rPr>
      </w:pPr>
      <w:r w:rsidRPr="009F0EE4">
        <w:rPr>
          <w:rFonts w:ascii="Sylfaen" w:eastAsia="Calibri" w:hAnsi="Sylfaen"/>
          <w:b/>
          <w:lang w:val="ka-GE"/>
        </w:rPr>
        <w:t>„</w:t>
      </w:r>
      <w:r w:rsidRPr="009F0EE4">
        <w:rPr>
          <w:rFonts w:ascii="Sylfaen" w:eastAsia="Calibri" w:hAnsi="Sylfaen" w:cs="Sylfaen"/>
          <w:b/>
          <w:lang w:val="ka-GE"/>
        </w:rPr>
        <w:t>შენობა</w:t>
      </w:r>
      <w:r w:rsidRPr="009F0EE4">
        <w:rPr>
          <w:rFonts w:ascii="Sylfaen" w:eastAsia="Calibri" w:hAnsi="Sylfaen"/>
          <w:b/>
          <w:lang w:val="ka-GE"/>
        </w:rPr>
        <w:t>-</w:t>
      </w:r>
      <w:r w:rsidRPr="009F0EE4">
        <w:rPr>
          <w:rFonts w:ascii="Sylfaen" w:eastAsia="Calibri" w:hAnsi="Sylfaen" w:cs="Sylfaen"/>
          <w:b/>
          <w:lang w:val="ka-GE"/>
        </w:rPr>
        <w:t>ნაგებობისა</w:t>
      </w:r>
      <w:r w:rsidRPr="009F0EE4">
        <w:rPr>
          <w:rFonts w:ascii="Sylfaen" w:eastAsia="Calibri" w:hAnsi="Sylfaen"/>
          <w:b/>
          <w:lang w:val="ka-GE"/>
        </w:rPr>
        <w:t xml:space="preserve"> </w:t>
      </w:r>
      <w:r w:rsidRPr="009F0EE4">
        <w:rPr>
          <w:rFonts w:ascii="Sylfaen" w:eastAsia="Calibri" w:hAnsi="Sylfaen" w:cs="Sylfaen"/>
          <w:b/>
          <w:lang w:val="ka-GE"/>
        </w:rPr>
        <w:t>და</w:t>
      </w:r>
      <w:r w:rsidRPr="009F0EE4">
        <w:rPr>
          <w:rFonts w:ascii="Sylfaen" w:eastAsia="Calibri" w:hAnsi="Sylfaen"/>
          <w:b/>
          <w:lang w:val="ka-GE"/>
        </w:rPr>
        <w:t xml:space="preserve"> </w:t>
      </w:r>
      <w:r w:rsidRPr="009F0EE4">
        <w:rPr>
          <w:rFonts w:ascii="Sylfaen" w:eastAsia="Calibri" w:hAnsi="Sylfaen" w:cs="Sylfaen"/>
          <w:b/>
          <w:lang w:val="ka-GE"/>
        </w:rPr>
        <w:t>შენობა</w:t>
      </w:r>
      <w:r w:rsidRPr="009F0EE4">
        <w:rPr>
          <w:rFonts w:ascii="Sylfaen" w:eastAsia="Calibri" w:hAnsi="Sylfaen"/>
          <w:b/>
          <w:lang w:val="ka-GE"/>
        </w:rPr>
        <w:t>-</w:t>
      </w:r>
      <w:r w:rsidRPr="009F0EE4">
        <w:rPr>
          <w:rFonts w:ascii="Sylfaen" w:eastAsia="Calibri" w:hAnsi="Sylfaen" w:cs="Sylfaen"/>
          <w:b/>
          <w:lang w:val="ka-GE"/>
        </w:rPr>
        <w:t>ნაგებობის</w:t>
      </w:r>
      <w:r w:rsidRPr="009F0EE4">
        <w:rPr>
          <w:rFonts w:ascii="Sylfaen" w:eastAsia="Calibri" w:hAnsi="Sylfaen"/>
          <w:b/>
          <w:lang w:val="ka-GE"/>
        </w:rPr>
        <w:t xml:space="preserve"> </w:t>
      </w:r>
      <w:r w:rsidRPr="009F0EE4">
        <w:rPr>
          <w:rFonts w:ascii="Sylfaen" w:eastAsia="Calibri" w:hAnsi="Sylfaen" w:cs="Sylfaen"/>
          <w:b/>
          <w:lang w:val="ka-GE"/>
        </w:rPr>
        <w:t>ერთეულის</w:t>
      </w:r>
      <w:r w:rsidRPr="009F0EE4">
        <w:rPr>
          <w:rFonts w:ascii="Sylfaen" w:eastAsia="Calibri" w:hAnsi="Sylfaen"/>
          <w:b/>
          <w:lang w:val="ka-GE"/>
        </w:rPr>
        <w:t xml:space="preserve"> </w:t>
      </w:r>
      <w:r w:rsidRPr="009F0EE4">
        <w:rPr>
          <w:rFonts w:ascii="Sylfaen" w:eastAsia="Calibri" w:hAnsi="Sylfaen" w:cs="Sylfaen"/>
          <w:b/>
          <w:lang w:val="ka-GE"/>
        </w:rPr>
        <w:t>შიდა</w:t>
      </w:r>
      <w:r w:rsidRPr="009F0EE4">
        <w:rPr>
          <w:rFonts w:ascii="Sylfaen" w:eastAsia="Calibri" w:hAnsi="Sylfaen"/>
          <w:b/>
          <w:lang w:val="ka-GE"/>
        </w:rPr>
        <w:t xml:space="preserve"> </w:t>
      </w:r>
      <w:r w:rsidRPr="009F0EE4">
        <w:rPr>
          <w:rFonts w:ascii="Sylfaen" w:eastAsia="Calibri" w:hAnsi="Sylfaen" w:cs="Sylfaen"/>
          <w:b/>
          <w:lang w:val="ka-GE"/>
        </w:rPr>
        <w:t>აზომვითი</w:t>
      </w:r>
      <w:r w:rsidRPr="009F0EE4">
        <w:rPr>
          <w:rFonts w:ascii="Sylfaen" w:eastAsia="Calibri" w:hAnsi="Sylfaen"/>
          <w:b/>
          <w:lang w:val="ka-GE"/>
        </w:rPr>
        <w:t xml:space="preserve"> </w:t>
      </w:r>
      <w:r w:rsidRPr="009F0EE4">
        <w:rPr>
          <w:rFonts w:ascii="Sylfaen" w:eastAsia="Calibri" w:hAnsi="Sylfaen" w:cs="Sylfaen"/>
          <w:b/>
          <w:lang w:val="ka-GE"/>
        </w:rPr>
        <w:t>სამუშაოს</w:t>
      </w:r>
    </w:p>
    <w:p w14:paraId="650C8F9E" w14:textId="77777777" w:rsidR="004A6B88" w:rsidRPr="009F0EE4" w:rsidRDefault="004A6B88" w:rsidP="001C53C4">
      <w:pPr>
        <w:pStyle w:val="NoSpacing"/>
        <w:spacing w:line="276" w:lineRule="auto"/>
        <w:jc w:val="center"/>
        <w:rPr>
          <w:rFonts w:ascii="Sylfaen" w:eastAsia="Calibri" w:hAnsi="Sylfaen"/>
          <w:b/>
          <w:lang w:val="ka-GE"/>
        </w:rPr>
      </w:pPr>
      <w:r w:rsidRPr="009F0EE4">
        <w:rPr>
          <w:rFonts w:ascii="Sylfaen" w:eastAsia="Calibri" w:hAnsi="Sylfaen" w:cs="Sylfaen"/>
          <w:b/>
          <w:lang w:val="ka-GE"/>
        </w:rPr>
        <w:t>შესრულებისა</w:t>
      </w:r>
      <w:r w:rsidRPr="009F0EE4">
        <w:rPr>
          <w:rFonts w:ascii="Sylfaen" w:eastAsia="Calibri" w:hAnsi="Sylfaen"/>
          <w:b/>
          <w:lang w:val="ka-GE"/>
        </w:rPr>
        <w:t xml:space="preserve"> </w:t>
      </w:r>
      <w:r w:rsidRPr="009F0EE4">
        <w:rPr>
          <w:rFonts w:ascii="Sylfaen" w:eastAsia="Calibri" w:hAnsi="Sylfaen" w:cs="Sylfaen"/>
          <w:b/>
          <w:lang w:val="ka-GE"/>
        </w:rPr>
        <w:t>და</w:t>
      </w:r>
      <w:r w:rsidRPr="009F0EE4">
        <w:rPr>
          <w:rFonts w:ascii="Sylfaen" w:eastAsia="Calibri" w:hAnsi="Sylfaen"/>
          <w:b/>
          <w:lang w:val="ka-GE"/>
        </w:rPr>
        <w:t xml:space="preserve"> </w:t>
      </w:r>
      <w:r w:rsidRPr="009F0EE4">
        <w:rPr>
          <w:rFonts w:ascii="Sylfaen" w:eastAsia="Calibri" w:hAnsi="Sylfaen" w:cs="Sylfaen"/>
          <w:b/>
          <w:lang w:val="ka-GE"/>
        </w:rPr>
        <w:t>დოკუმენტირების</w:t>
      </w:r>
      <w:r w:rsidRPr="009F0EE4">
        <w:rPr>
          <w:rFonts w:ascii="Sylfaen" w:eastAsia="Calibri" w:hAnsi="Sylfaen"/>
          <w:b/>
          <w:lang w:val="ka-GE"/>
        </w:rPr>
        <w:t xml:space="preserve"> </w:t>
      </w:r>
      <w:r w:rsidRPr="009F0EE4">
        <w:rPr>
          <w:rFonts w:ascii="Sylfaen" w:eastAsia="Calibri" w:hAnsi="Sylfaen" w:cs="Sylfaen"/>
          <w:b/>
          <w:lang w:val="ka-GE"/>
        </w:rPr>
        <w:t>წესის</w:t>
      </w:r>
      <w:r w:rsidRPr="009F0EE4">
        <w:rPr>
          <w:rFonts w:ascii="Sylfaen" w:eastAsia="Calibri" w:hAnsi="Sylfaen"/>
          <w:b/>
          <w:lang w:val="ka-GE"/>
        </w:rPr>
        <w:t xml:space="preserve"> </w:t>
      </w:r>
      <w:r w:rsidRPr="009F0EE4">
        <w:rPr>
          <w:rFonts w:ascii="Sylfaen" w:eastAsia="Calibri" w:hAnsi="Sylfaen" w:cs="Sylfaen"/>
          <w:b/>
          <w:lang w:val="ka-GE"/>
        </w:rPr>
        <w:t>დამტკიცების</w:t>
      </w:r>
      <w:r w:rsidRPr="009F0EE4">
        <w:rPr>
          <w:rFonts w:ascii="Sylfaen" w:eastAsia="Calibri" w:hAnsi="Sylfaen"/>
          <w:b/>
          <w:lang w:val="ka-GE"/>
        </w:rPr>
        <w:t xml:space="preserve"> </w:t>
      </w:r>
      <w:r w:rsidRPr="009F0EE4">
        <w:rPr>
          <w:rFonts w:ascii="Sylfaen" w:eastAsia="Calibri" w:hAnsi="Sylfaen" w:cs="Sylfaen"/>
          <w:b/>
          <w:lang w:val="ka-GE"/>
        </w:rPr>
        <w:t>შესახებ</w:t>
      </w:r>
      <w:r w:rsidRPr="009F0EE4">
        <w:rPr>
          <w:rFonts w:ascii="Sylfaen" w:eastAsia="Calibri" w:hAnsi="Sylfaen"/>
          <w:b/>
          <w:lang w:val="ka-GE"/>
        </w:rPr>
        <w:t>“</w:t>
      </w:r>
    </w:p>
    <w:p w14:paraId="2DEE8F12" w14:textId="77777777" w:rsidR="00461A87" w:rsidRPr="009F0EE4" w:rsidRDefault="00461A87" w:rsidP="001C53C4">
      <w:pPr>
        <w:pStyle w:val="NoSpacing"/>
        <w:spacing w:line="276" w:lineRule="auto"/>
        <w:jc w:val="center"/>
        <w:rPr>
          <w:rFonts w:ascii="Sylfaen" w:eastAsia="Calibri" w:hAnsi="Sylfaen"/>
          <w:b/>
          <w:lang w:val="ka-GE"/>
        </w:rPr>
      </w:pPr>
      <w:r w:rsidRPr="009F0EE4">
        <w:rPr>
          <w:rFonts w:ascii="Sylfaen" w:eastAsia="Calibri" w:hAnsi="Sylfaen" w:cs="Sylfaen"/>
          <w:b/>
          <w:lang w:val="ka-GE"/>
        </w:rPr>
        <w:t>საქართველოს</w:t>
      </w:r>
      <w:r w:rsidRPr="009F0EE4">
        <w:rPr>
          <w:rFonts w:ascii="Sylfaen" w:eastAsia="Calibri" w:hAnsi="Sylfaen"/>
          <w:b/>
          <w:lang w:val="ka-GE"/>
        </w:rPr>
        <w:t xml:space="preserve"> </w:t>
      </w:r>
      <w:r w:rsidRPr="009F0EE4">
        <w:rPr>
          <w:rFonts w:ascii="Sylfaen" w:eastAsia="Calibri" w:hAnsi="Sylfaen" w:cs="Sylfaen"/>
          <w:b/>
          <w:lang w:val="ka-GE"/>
        </w:rPr>
        <w:t>მთავრობის</w:t>
      </w:r>
      <w:r w:rsidRPr="009F0EE4">
        <w:rPr>
          <w:rFonts w:ascii="Sylfaen" w:eastAsia="Calibri" w:hAnsi="Sylfaen"/>
          <w:b/>
          <w:lang w:val="ka-GE"/>
        </w:rPr>
        <w:t xml:space="preserve"> </w:t>
      </w:r>
      <w:r w:rsidRPr="009F0EE4">
        <w:rPr>
          <w:rFonts w:ascii="Sylfaen" w:eastAsia="Calibri" w:hAnsi="Sylfaen" w:cs="Sylfaen"/>
          <w:b/>
          <w:lang w:val="ka-GE"/>
        </w:rPr>
        <w:t>დადგენილების</w:t>
      </w:r>
      <w:r w:rsidRPr="009F0EE4">
        <w:rPr>
          <w:rFonts w:ascii="Sylfaen" w:eastAsia="Calibri" w:hAnsi="Sylfaen"/>
          <w:b/>
          <w:lang w:val="ka-GE"/>
        </w:rPr>
        <w:t xml:space="preserve"> </w:t>
      </w:r>
      <w:r w:rsidRPr="009F0EE4">
        <w:rPr>
          <w:rFonts w:ascii="Sylfaen" w:eastAsia="Calibri" w:hAnsi="Sylfaen" w:cs="Sylfaen"/>
          <w:b/>
          <w:lang w:val="ka-GE"/>
        </w:rPr>
        <w:t>პროექტზე</w:t>
      </w:r>
    </w:p>
    <w:p w14:paraId="33F37AE2" w14:textId="77777777" w:rsidR="00461A87" w:rsidRPr="009F0EE4" w:rsidRDefault="00461A87" w:rsidP="009F0EE4">
      <w:pPr>
        <w:pStyle w:val="NoSpacing"/>
        <w:spacing w:line="276" w:lineRule="auto"/>
        <w:jc w:val="both"/>
        <w:rPr>
          <w:rFonts w:ascii="Sylfaen" w:eastAsia="Calibri" w:hAnsi="Sylfaen" w:cs="Sylfaen"/>
          <w:b/>
          <w:bCs/>
        </w:rPr>
      </w:pPr>
    </w:p>
    <w:p w14:paraId="1EBE05AC" w14:textId="77777777" w:rsidR="00461A87" w:rsidRPr="001C53C4" w:rsidRDefault="00461A87" w:rsidP="001C53C4">
      <w:pPr>
        <w:pStyle w:val="NoSpacing"/>
        <w:spacing w:line="276" w:lineRule="auto"/>
        <w:ind w:firstLine="540"/>
        <w:jc w:val="both"/>
        <w:rPr>
          <w:rFonts w:ascii="Sylfaen" w:eastAsia="Calibri" w:hAnsi="Sylfaen" w:cs="Sylfaen"/>
          <w:b/>
          <w:bCs/>
          <w:lang w:val="ka-GE"/>
        </w:rPr>
      </w:pPr>
      <w:r w:rsidRPr="009F0EE4">
        <w:rPr>
          <w:rFonts w:ascii="Sylfaen" w:eastAsia="Calibri" w:hAnsi="Sylfaen" w:cs="Sylfaen"/>
          <w:b/>
          <w:bCs/>
          <w:lang w:val="ka-GE"/>
        </w:rPr>
        <w:t>ინფორმაცია პროექტის შესახებ</w:t>
      </w:r>
    </w:p>
    <w:p w14:paraId="7AEC5B97" w14:textId="3A837D4D" w:rsidR="004A6B88" w:rsidRPr="009F0EE4" w:rsidRDefault="00461A87" w:rsidP="001C53C4">
      <w:pPr>
        <w:pStyle w:val="NoSpacing"/>
        <w:spacing w:line="276" w:lineRule="auto"/>
        <w:ind w:firstLine="540"/>
        <w:jc w:val="both"/>
        <w:rPr>
          <w:rFonts w:ascii="Sylfaen" w:eastAsia="Calibri" w:hAnsi="Sylfaen"/>
          <w:lang w:val="ka-GE"/>
        </w:rPr>
      </w:pPr>
      <w:r w:rsidRPr="009F0EE4">
        <w:rPr>
          <w:rFonts w:ascii="Sylfaen" w:eastAsia="Calibri" w:hAnsi="Sylfaen"/>
          <w:lang w:val="ka-GE"/>
        </w:rPr>
        <w:t>„</w:t>
      </w:r>
      <w:r w:rsidRPr="009F0EE4">
        <w:rPr>
          <w:rFonts w:ascii="Sylfaen" w:eastAsia="Calibri" w:hAnsi="Sylfaen" w:cs="Sylfaen"/>
          <w:lang w:val="ka-GE"/>
        </w:rPr>
        <w:t>საჯარო</w:t>
      </w:r>
      <w:r w:rsidRPr="009F0EE4">
        <w:rPr>
          <w:rFonts w:ascii="Sylfaen" w:eastAsia="Calibri" w:hAnsi="Sylfaen"/>
          <w:lang w:val="ka-GE"/>
        </w:rPr>
        <w:t xml:space="preserve"> </w:t>
      </w:r>
      <w:r w:rsidRPr="009F0EE4">
        <w:rPr>
          <w:rFonts w:ascii="Sylfaen" w:eastAsia="Calibri" w:hAnsi="Sylfaen" w:cs="Sylfaen"/>
          <w:lang w:val="ka-GE"/>
        </w:rPr>
        <w:t>რეესტრის</w:t>
      </w:r>
      <w:r w:rsidRPr="009F0EE4">
        <w:rPr>
          <w:rFonts w:ascii="Sylfaen" w:eastAsia="Calibri" w:hAnsi="Sylfaen"/>
          <w:lang w:val="ka-GE"/>
        </w:rPr>
        <w:t xml:space="preserve"> </w:t>
      </w:r>
      <w:r w:rsidRPr="009F0EE4">
        <w:rPr>
          <w:rFonts w:ascii="Sylfaen" w:eastAsia="Calibri" w:hAnsi="Sylfaen" w:cs="Sylfaen"/>
          <w:lang w:val="ka-GE"/>
        </w:rPr>
        <w:t>შესახებ</w:t>
      </w:r>
      <w:r w:rsidRPr="009F0EE4">
        <w:rPr>
          <w:rFonts w:ascii="Sylfaen" w:eastAsia="Calibri" w:hAnsi="Sylfaen"/>
          <w:lang w:val="ka-GE"/>
        </w:rPr>
        <w:t xml:space="preserve">“ </w:t>
      </w:r>
      <w:r w:rsidRPr="009F0EE4">
        <w:rPr>
          <w:rFonts w:ascii="Sylfaen" w:eastAsia="Calibri" w:hAnsi="Sylfaen" w:cs="Sylfaen"/>
          <w:lang w:val="ka-GE"/>
        </w:rPr>
        <w:t>საქართველოს</w:t>
      </w:r>
      <w:r w:rsidRPr="009F0EE4">
        <w:rPr>
          <w:rFonts w:ascii="Sylfaen" w:eastAsia="Calibri" w:hAnsi="Sylfaen"/>
          <w:lang w:val="ka-GE"/>
        </w:rPr>
        <w:t xml:space="preserve"> </w:t>
      </w:r>
      <w:r w:rsidRPr="009F0EE4">
        <w:rPr>
          <w:rFonts w:ascii="Sylfaen" w:eastAsia="Calibri" w:hAnsi="Sylfaen" w:cs="Sylfaen"/>
          <w:lang w:val="ka-GE"/>
        </w:rPr>
        <w:t>კანონში</w:t>
      </w:r>
      <w:r w:rsidR="00C81FEB">
        <w:rPr>
          <w:rFonts w:ascii="Sylfaen" w:eastAsia="Calibri" w:hAnsi="Sylfaen" w:cs="Sylfaen"/>
          <w:lang w:val="ka-GE"/>
        </w:rPr>
        <w:t xml:space="preserve"> </w:t>
      </w:r>
      <w:r w:rsidRPr="009F0EE4">
        <w:rPr>
          <w:rFonts w:ascii="Sylfaen" w:eastAsia="Calibri" w:hAnsi="Sylfaen"/>
        </w:rPr>
        <w:t xml:space="preserve">2023 </w:t>
      </w:r>
      <w:r w:rsidRPr="009F0EE4">
        <w:rPr>
          <w:rFonts w:ascii="Sylfaen" w:eastAsia="Calibri" w:hAnsi="Sylfaen" w:cs="Sylfaen"/>
          <w:lang w:val="ka-GE"/>
        </w:rPr>
        <w:t>წლის</w:t>
      </w:r>
      <w:r w:rsidRPr="009F0EE4">
        <w:rPr>
          <w:rFonts w:ascii="Sylfaen" w:eastAsia="Calibri" w:hAnsi="Sylfaen"/>
          <w:lang w:val="ka-GE"/>
        </w:rPr>
        <w:t xml:space="preserve"> 15 </w:t>
      </w:r>
      <w:r w:rsidRPr="009F0EE4">
        <w:rPr>
          <w:rFonts w:ascii="Sylfaen" w:eastAsia="Calibri" w:hAnsi="Sylfaen" w:cs="Sylfaen"/>
          <w:lang w:val="ka-GE"/>
        </w:rPr>
        <w:t>დეკემბ</w:t>
      </w:r>
      <w:r w:rsidR="00C81FEB">
        <w:rPr>
          <w:rFonts w:ascii="Sylfaen" w:eastAsia="Calibri" w:hAnsi="Sylfaen" w:cs="Sylfaen"/>
          <w:lang w:val="ka-GE"/>
        </w:rPr>
        <w:t xml:space="preserve">ერს შეტანილი ცვლილებით კანონს </w:t>
      </w:r>
      <w:r w:rsidRPr="009F0EE4">
        <w:rPr>
          <w:rFonts w:ascii="Sylfaen" w:eastAsia="Calibri" w:hAnsi="Sylfaen" w:cs="Sylfaen"/>
          <w:lang w:val="ka-GE"/>
        </w:rPr>
        <w:t>დაემატა</w:t>
      </w:r>
      <w:r w:rsidRPr="009F0EE4">
        <w:rPr>
          <w:rFonts w:ascii="Sylfaen" w:eastAsia="Calibri" w:hAnsi="Sylfaen"/>
          <w:lang w:val="ka-GE"/>
        </w:rPr>
        <w:t xml:space="preserve"> </w:t>
      </w:r>
      <w:r w:rsidRPr="009F0EE4">
        <w:rPr>
          <w:rFonts w:ascii="Sylfaen" w:eastAsia="Calibri" w:hAnsi="Sylfaen" w:cs="Sylfaen"/>
          <w:lang w:val="ka-GE"/>
        </w:rPr>
        <w:t>რეგულირება</w:t>
      </w:r>
      <w:r w:rsidRPr="009F0EE4">
        <w:rPr>
          <w:rFonts w:ascii="Sylfaen" w:eastAsia="Calibri" w:hAnsi="Sylfaen"/>
          <w:lang w:val="ka-GE"/>
        </w:rPr>
        <w:t xml:space="preserve">, </w:t>
      </w:r>
      <w:r w:rsidRPr="009F0EE4">
        <w:rPr>
          <w:rFonts w:ascii="Sylfaen" w:eastAsia="Calibri" w:hAnsi="Sylfaen" w:cs="Sylfaen"/>
          <w:lang w:val="ka-GE"/>
        </w:rPr>
        <w:t>რომლის</w:t>
      </w:r>
      <w:r w:rsidRPr="009F0EE4">
        <w:rPr>
          <w:rFonts w:ascii="Sylfaen" w:eastAsia="Calibri" w:hAnsi="Sylfaen"/>
          <w:lang w:val="ka-GE"/>
        </w:rPr>
        <w:t xml:space="preserve"> </w:t>
      </w:r>
      <w:r w:rsidRPr="009F0EE4">
        <w:rPr>
          <w:rFonts w:ascii="Sylfaen" w:eastAsia="Calibri" w:hAnsi="Sylfaen" w:cs="Sylfaen"/>
          <w:lang w:val="ka-GE"/>
        </w:rPr>
        <w:t>თანახმად</w:t>
      </w:r>
      <w:r w:rsidR="00C81FEB">
        <w:rPr>
          <w:rFonts w:ascii="Sylfaen" w:eastAsia="Calibri" w:hAnsi="Sylfaen" w:cs="Sylfaen"/>
          <w:lang w:val="ka-GE"/>
        </w:rPr>
        <w:t>,</w:t>
      </w:r>
      <w:r w:rsidRPr="009F0EE4">
        <w:rPr>
          <w:rFonts w:ascii="Sylfaen" w:eastAsia="Calibri" w:hAnsi="Sylfaen"/>
          <w:lang w:val="ka-GE"/>
        </w:rPr>
        <w:t xml:space="preserve"> </w:t>
      </w:r>
      <w:r w:rsidRPr="009F0EE4">
        <w:rPr>
          <w:rFonts w:ascii="Sylfaen" w:eastAsia="Calibri" w:hAnsi="Sylfaen" w:cs="Sylfaen"/>
          <w:lang w:val="ka-GE"/>
        </w:rPr>
        <w:t>შენობა</w:t>
      </w:r>
      <w:r w:rsidRPr="009F0EE4">
        <w:rPr>
          <w:rFonts w:ascii="Sylfaen" w:eastAsia="Calibri" w:hAnsi="Sylfaen"/>
          <w:lang w:val="ka-GE"/>
        </w:rPr>
        <w:t>-</w:t>
      </w:r>
      <w:r w:rsidRPr="009F0EE4">
        <w:rPr>
          <w:rFonts w:ascii="Sylfaen" w:eastAsia="Calibri" w:hAnsi="Sylfaen" w:cs="Sylfaen"/>
          <w:lang w:val="ka-GE"/>
        </w:rPr>
        <w:t>ნაგებობისა</w:t>
      </w:r>
      <w:r w:rsidRPr="009F0EE4">
        <w:rPr>
          <w:rFonts w:ascii="Sylfaen" w:eastAsia="Calibri" w:hAnsi="Sylfaen"/>
          <w:lang w:val="ka-GE"/>
        </w:rPr>
        <w:t xml:space="preserve"> </w:t>
      </w:r>
      <w:r w:rsidRPr="009F0EE4">
        <w:rPr>
          <w:rFonts w:ascii="Sylfaen" w:eastAsia="Calibri" w:hAnsi="Sylfaen" w:cs="Sylfaen"/>
          <w:lang w:val="ka-GE"/>
        </w:rPr>
        <w:t>და</w:t>
      </w:r>
      <w:r w:rsidRPr="009F0EE4">
        <w:rPr>
          <w:rFonts w:ascii="Sylfaen" w:eastAsia="Calibri" w:hAnsi="Sylfaen"/>
          <w:lang w:val="ka-GE"/>
        </w:rPr>
        <w:t xml:space="preserve"> </w:t>
      </w:r>
      <w:r w:rsidRPr="009F0EE4">
        <w:rPr>
          <w:rFonts w:ascii="Sylfaen" w:eastAsia="Calibri" w:hAnsi="Sylfaen" w:cs="Sylfaen"/>
          <w:lang w:val="ka-GE"/>
        </w:rPr>
        <w:t>შენობა</w:t>
      </w:r>
      <w:r w:rsidRPr="009F0EE4">
        <w:rPr>
          <w:rFonts w:ascii="Sylfaen" w:eastAsia="Calibri" w:hAnsi="Sylfaen"/>
          <w:lang w:val="ka-GE"/>
        </w:rPr>
        <w:t>-</w:t>
      </w:r>
      <w:r w:rsidRPr="009F0EE4">
        <w:rPr>
          <w:rFonts w:ascii="Sylfaen" w:eastAsia="Calibri" w:hAnsi="Sylfaen" w:cs="Sylfaen"/>
          <w:lang w:val="ka-GE"/>
        </w:rPr>
        <w:t>ნაგებობის</w:t>
      </w:r>
      <w:r w:rsidRPr="009F0EE4">
        <w:rPr>
          <w:rFonts w:ascii="Sylfaen" w:eastAsia="Calibri" w:hAnsi="Sylfaen"/>
          <w:lang w:val="ka-GE"/>
        </w:rPr>
        <w:t xml:space="preserve"> </w:t>
      </w:r>
      <w:r w:rsidRPr="009F0EE4">
        <w:rPr>
          <w:rFonts w:ascii="Sylfaen" w:eastAsia="Calibri" w:hAnsi="Sylfaen" w:cs="Sylfaen"/>
          <w:lang w:val="ka-GE"/>
        </w:rPr>
        <w:t>ერთეულის</w:t>
      </w:r>
      <w:r w:rsidRPr="009F0EE4">
        <w:rPr>
          <w:rFonts w:ascii="Sylfaen" w:eastAsia="Calibri" w:hAnsi="Sylfaen"/>
          <w:lang w:val="ka-GE"/>
        </w:rPr>
        <w:t xml:space="preserve"> </w:t>
      </w:r>
      <w:r w:rsidRPr="009F0EE4">
        <w:rPr>
          <w:rFonts w:ascii="Sylfaen" w:eastAsia="Calibri" w:hAnsi="Sylfaen" w:cs="Sylfaen"/>
          <w:lang w:val="ka-GE"/>
        </w:rPr>
        <w:t>შიდა</w:t>
      </w:r>
      <w:r w:rsidRPr="009F0EE4">
        <w:rPr>
          <w:rFonts w:ascii="Sylfaen" w:eastAsia="Calibri" w:hAnsi="Sylfaen"/>
          <w:lang w:val="ka-GE"/>
        </w:rPr>
        <w:t xml:space="preserve"> </w:t>
      </w:r>
      <w:r w:rsidRPr="009F0EE4">
        <w:rPr>
          <w:rFonts w:ascii="Sylfaen" w:eastAsia="Calibri" w:hAnsi="Sylfaen" w:cs="Sylfaen"/>
          <w:lang w:val="ka-GE"/>
        </w:rPr>
        <w:t>აზომვითი</w:t>
      </w:r>
      <w:r w:rsidRPr="009F0EE4">
        <w:rPr>
          <w:rFonts w:ascii="Sylfaen" w:eastAsia="Calibri" w:hAnsi="Sylfaen"/>
          <w:lang w:val="ka-GE"/>
        </w:rPr>
        <w:t xml:space="preserve"> </w:t>
      </w:r>
      <w:r w:rsidRPr="009F0EE4">
        <w:rPr>
          <w:rFonts w:ascii="Sylfaen" w:eastAsia="Calibri" w:hAnsi="Sylfaen" w:cs="Sylfaen"/>
          <w:lang w:val="ka-GE"/>
        </w:rPr>
        <w:t>სამუშაოს</w:t>
      </w:r>
      <w:r w:rsidRPr="009F0EE4">
        <w:rPr>
          <w:rFonts w:ascii="Sylfaen" w:eastAsia="Calibri" w:hAnsi="Sylfaen"/>
          <w:lang w:val="ka-GE"/>
        </w:rPr>
        <w:t xml:space="preserve"> </w:t>
      </w:r>
      <w:r w:rsidRPr="009F0EE4">
        <w:rPr>
          <w:rFonts w:ascii="Sylfaen" w:eastAsia="Calibri" w:hAnsi="Sylfaen" w:cs="Sylfaen"/>
          <w:lang w:val="ka-GE"/>
        </w:rPr>
        <w:t>შესრულებისა</w:t>
      </w:r>
      <w:r w:rsidRPr="009F0EE4">
        <w:rPr>
          <w:rFonts w:ascii="Sylfaen" w:eastAsia="Calibri" w:hAnsi="Sylfaen"/>
          <w:lang w:val="ka-GE"/>
        </w:rPr>
        <w:t xml:space="preserve"> </w:t>
      </w:r>
      <w:r w:rsidRPr="009F0EE4">
        <w:rPr>
          <w:rFonts w:ascii="Sylfaen" w:eastAsia="Calibri" w:hAnsi="Sylfaen" w:cs="Sylfaen"/>
          <w:lang w:val="ka-GE"/>
        </w:rPr>
        <w:t>და</w:t>
      </w:r>
      <w:r w:rsidRPr="009F0EE4">
        <w:rPr>
          <w:rFonts w:ascii="Sylfaen" w:eastAsia="Calibri" w:hAnsi="Sylfaen"/>
          <w:lang w:val="ka-GE"/>
        </w:rPr>
        <w:t xml:space="preserve"> </w:t>
      </w:r>
      <w:r w:rsidRPr="009F0EE4">
        <w:rPr>
          <w:rFonts w:ascii="Sylfaen" w:eastAsia="Calibri" w:hAnsi="Sylfaen" w:cs="Sylfaen"/>
          <w:lang w:val="ka-GE"/>
        </w:rPr>
        <w:t>დოკუმენტირების</w:t>
      </w:r>
      <w:r w:rsidRPr="009F0EE4">
        <w:rPr>
          <w:rFonts w:ascii="Sylfaen" w:eastAsia="Calibri" w:hAnsi="Sylfaen"/>
          <w:lang w:val="ka-GE"/>
        </w:rPr>
        <w:t xml:space="preserve"> </w:t>
      </w:r>
      <w:r w:rsidRPr="009F0EE4">
        <w:rPr>
          <w:rFonts w:ascii="Sylfaen" w:eastAsia="Calibri" w:hAnsi="Sylfaen" w:cs="Sylfaen"/>
          <w:lang w:val="ka-GE"/>
        </w:rPr>
        <w:t>წეს</w:t>
      </w:r>
      <w:r w:rsidR="00C81FEB">
        <w:rPr>
          <w:rFonts w:ascii="Sylfaen" w:eastAsia="Calibri" w:hAnsi="Sylfaen" w:cs="Sylfaen"/>
          <w:lang w:val="ka-GE"/>
        </w:rPr>
        <w:t xml:space="preserve">ი მტკიცდება </w:t>
      </w:r>
      <w:r w:rsidRPr="009F0EE4">
        <w:rPr>
          <w:rFonts w:ascii="Sylfaen" w:eastAsia="Calibri" w:hAnsi="Sylfaen" w:cs="Sylfaen"/>
          <w:lang w:val="ka-GE"/>
        </w:rPr>
        <w:t>საქართველოს</w:t>
      </w:r>
      <w:r w:rsidRPr="009F0EE4">
        <w:rPr>
          <w:rFonts w:ascii="Sylfaen" w:eastAsia="Calibri" w:hAnsi="Sylfaen"/>
          <w:lang w:val="ka-GE"/>
        </w:rPr>
        <w:t xml:space="preserve"> </w:t>
      </w:r>
      <w:r w:rsidRPr="009F0EE4">
        <w:rPr>
          <w:rFonts w:ascii="Sylfaen" w:eastAsia="Calibri" w:hAnsi="Sylfaen" w:cs="Sylfaen"/>
          <w:lang w:val="ka-GE"/>
        </w:rPr>
        <w:t>მთავრობ</w:t>
      </w:r>
      <w:r w:rsidR="00C81FEB">
        <w:rPr>
          <w:rFonts w:ascii="Sylfaen" w:eastAsia="Calibri" w:hAnsi="Sylfaen" w:cs="Sylfaen"/>
          <w:lang w:val="ka-GE"/>
        </w:rPr>
        <w:t xml:space="preserve">ის დადგენილებით. ამასთან, </w:t>
      </w:r>
      <w:r w:rsidR="00CC3E06">
        <w:rPr>
          <w:rFonts w:ascii="Sylfaen" w:eastAsia="Calibri" w:hAnsi="Sylfaen" w:cs="Sylfaen"/>
          <w:lang w:val="ka-GE"/>
        </w:rPr>
        <w:t xml:space="preserve">განისაზღვრა, რომ </w:t>
      </w:r>
      <w:r w:rsidR="00C81FEB">
        <w:rPr>
          <w:rFonts w:ascii="Sylfaen" w:eastAsia="Calibri" w:hAnsi="Sylfaen" w:cs="Sylfaen"/>
          <w:lang w:val="ka-GE"/>
        </w:rPr>
        <w:t xml:space="preserve">აღნიშნული ნორმატიული აქტი საქართველოს იუსტიციის სამინისტროს წარდგინებით საქართველოს მთავრობამ 2024 წლის 1 სეტემბრამდე უნდა დაამტკიცოს. </w:t>
      </w:r>
      <w:r w:rsidR="00BD7002">
        <w:rPr>
          <w:rFonts w:ascii="Sylfaen" w:eastAsia="Calibri" w:hAnsi="Sylfaen" w:cs="Sylfaen"/>
          <w:lang w:val="ka-GE"/>
        </w:rPr>
        <w:t>ამ წესის</w:t>
      </w:r>
      <w:r w:rsidR="00C81FEB">
        <w:rPr>
          <w:rFonts w:ascii="Sylfaen" w:eastAsia="Calibri" w:hAnsi="Sylfaen" w:cs="Sylfaen"/>
          <w:lang w:val="ka-GE"/>
        </w:rPr>
        <w:t xml:space="preserve"> დამტკიცების საჭიროება განპირობებული</w:t>
      </w:r>
      <w:r w:rsidR="007244BB">
        <w:rPr>
          <w:rFonts w:ascii="Sylfaen" w:eastAsia="Calibri" w:hAnsi="Sylfaen" w:cs="Sylfaen"/>
          <w:lang w:val="ka-GE"/>
        </w:rPr>
        <w:t>ა</w:t>
      </w:r>
      <w:r w:rsidR="00C81FEB">
        <w:rPr>
          <w:rFonts w:ascii="Sylfaen" w:eastAsia="Calibri" w:hAnsi="Sylfaen" w:cs="Sylfaen"/>
          <w:lang w:val="ka-GE"/>
        </w:rPr>
        <w:t xml:space="preserve"> იმით, რომ </w:t>
      </w:r>
      <w:r w:rsidR="00C81FEB" w:rsidRPr="009F0EE4">
        <w:rPr>
          <w:rFonts w:ascii="Sylfaen" w:hAnsi="Sylfaen" w:cs="Sylfaen"/>
          <w:bCs/>
          <w:lang w:val="ka-GE"/>
        </w:rPr>
        <w:t>საქართველოს კანონმდებლობით</w:t>
      </w:r>
      <w:r w:rsidR="00BD7002">
        <w:rPr>
          <w:rFonts w:ascii="Sylfaen" w:hAnsi="Sylfaen" w:cs="Sylfaen"/>
          <w:bCs/>
          <w:lang w:val="ka-GE"/>
        </w:rPr>
        <w:t xml:space="preserve">, </w:t>
      </w:r>
      <w:r w:rsidR="00BD7002" w:rsidRPr="009F0EE4">
        <w:rPr>
          <w:rFonts w:ascii="Sylfaen" w:hAnsi="Sylfaen" w:cs="Sylfaen"/>
          <w:bCs/>
          <w:lang w:val="ka-GE"/>
        </w:rPr>
        <w:t>საკადასტრო აგეგმვითი/აზომვითი სამუშაოების შეს</w:t>
      </w:r>
      <w:r w:rsidR="00BD7002">
        <w:rPr>
          <w:rFonts w:ascii="Sylfaen" w:hAnsi="Sylfaen" w:cs="Sylfaen"/>
          <w:bCs/>
          <w:lang w:val="ka-GE"/>
        </w:rPr>
        <w:t xml:space="preserve">რულებისა და დოკუმენტირების წესისგან განსხვავებით, რომელიც </w:t>
      </w:r>
      <w:r w:rsidR="00BD7002" w:rsidRPr="009F0EE4">
        <w:rPr>
          <w:rFonts w:ascii="Sylfaen" w:hAnsi="Sylfaen" w:cs="Sylfaen"/>
          <w:bCs/>
          <w:lang w:val="ka-GE"/>
        </w:rPr>
        <w:t xml:space="preserve">საქართველოს მთავრობის ნორმატიული აქტით </w:t>
      </w:r>
      <w:r w:rsidR="00BD7002">
        <w:rPr>
          <w:rFonts w:ascii="Sylfaen" w:hAnsi="Sylfaen" w:cs="Sylfaen"/>
          <w:bCs/>
          <w:lang w:val="ka-GE"/>
        </w:rPr>
        <w:t xml:space="preserve">არის დამტკიცებული, </w:t>
      </w:r>
      <w:r w:rsidR="00C81FEB" w:rsidRPr="009F0EE4">
        <w:rPr>
          <w:rFonts w:ascii="Sylfaen" w:hAnsi="Sylfaen" w:cs="Sylfaen"/>
          <w:bCs/>
          <w:lang w:val="ka-GE"/>
        </w:rPr>
        <w:t xml:space="preserve">დღემდე არ არის დადგენილი შენობა-ნაგებობისა და შენობა-ნაგებობის ერთეულის შიდა აზომვის სტანდარტი, აზომვითი სამუშაოების შესრულებისა და დოკუმენტირების წესები. </w:t>
      </w:r>
    </w:p>
    <w:p w14:paraId="5882B454" w14:textId="4F31D78C" w:rsidR="00461A87" w:rsidRDefault="003E6A46" w:rsidP="003E6A46">
      <w:pPr>
        <w:pStyle w:val="NoSpacing"/>
        <w:spacing w:line="276" w:lineRule="auto"/>
        <w:ind w:firstLine="540"/>
        <w:jc w:val="both"/>
        <w:rPr>
          <w:ins w:id="2" w:author="Author" w:date="2024-09-06T16:52:00Z"/>
          <w:rFonts w:ascii="Sylfaen" w:eastAsia="Calibri" w:hAnsi="Sylfaen"/>
          <w:lang w:val="ka-GE"/>
        </w:rPr>
      </w:pPr>
      <w:r>
        <w:rPr>
          <w:rFonts w:ascii="Sylfaen" w:eastAsia="Calibri" w:hAnsi="Sylfaen" w:cs="Sylfaen"/>
          <w:lang w:val="ka-GE"/>
        </w:rPr>
        <w:t>ზემოაღნიშნული</w:t>
      </w:r>
      <w:r w:rsidR="007244BB">
        <w:rPr>
          <w:rFonts w:ascii="Sylfaen" w:eastAsia="Calibri" w:hAnsi="Sylfaen" w:cs="Sylfaen"/>
          <w:lang w:val="ka-GE"/>
        </w:rPr>
        <w:t xml:space="preserve"> საკანონმდებლო ვალდებულების შესრულების მიზნით</w:t>
      </w:r>
      <w:r>
        <w:rPr>
          <w:rFonts w:ascii="Sylfaen" w:eastAsia="Calibri" w:hAnsi="Sylfaen" w:cs="Sylfaen"/>
          <w:lang w:val="ka-GE"/>
        </w:rPr>
        <w:t xml:space="preserve"> </w:t>
      </w:r>
      <w:r w:rsidR="007244BB">
        <w:rPr>
          <w:rFonts w:ascii="Sylfaen" w:eastAsia="Calibri" w:hAnsi="Sylfaen" w:cs="Sylfaen"/>
          <w:lang w:val="ka-GE"/>
        </w:rPr>
        <w:t xml:space="preserve">წინამდებარე </w:t>
      </w:r>
      <w:r>
        <w:rPr>
          <w:rFonts w:ascii="Sylfaen" w:eastAsia="Calibri" w:hAnsi="Sylfaen" w:cs="Sylfaen"/>
          <w:lang w:val="ka-GE"/>
        </w:rPr>
        <w:t xml:space="preserve">დადგენილების პროექტით მტკიცდება </w:t>
      </w:r>
      <w:r w:rsidRPr="003E6A46">
        <w:rPr>
          <w:rFonts w:ascii="Sylfaen" w:eastAsia="Calibri" w:hAnsi="Sylfaen" w:cs="Sylfaen"/>
          <w:lang w:val="ka-GE"/>
        </w:rPr>
        <w:t xml:space="preserve">შენობა-ნაგებობისა და შენობა-ნაგებობის ერთეულის შიდა აზომვითი სამუშაოს შესრულებისა და დოკუმენტირების </w:t>
      </w:r>
      <w:r>
        <w:rPr>
          <w:rFonts w:ascii="Sylfaen" w:eastAsia="Calibri" w:hAnsi="Sylfaen" w:cs="Sylfaen"/>
          <w:lang w:val="ka-GE"/>
        </w:rPr>
        <w:t>წესი</w:t>
      </w:r>
      <w:r>
        <w:rPr>
          <w:rFonts w:ascii="Sylfaen" w:eastAsia="Calibri" w:hAnsi="Sylfaen"/>
          <w:lang w:val="ka-GE"/>
        </w:rPr>
        <w:t>, რომელშიც ასახულია</w:t>
      </w:r>
      <w:r w:rsidR="00BD7002">
        <w:rPr>
          <w:rFonts w:ascii="Sylfaen" w:eastAsia="Calibri" w:hAnsi="Sylfaen"/>
          <w:lang w:val="ka-GE"/>
        </w:rPr>
        <w:t>:</w:t>
      </w:r>
      <w:r>
        <w:rPr>
          <w:rFonts w:ascii="Sylfaen" w:eastAsia="Calibri" w:hAnsi="Sylfaen"/>
          <w:lang w:val="ka-GE"/>
        </w:rPr>
        <w:t xml:space="preserve"> „</w:t>
      </w:r>
      <w:r w:rsidR="00461A87" w:rsidRPr="009F0EE4">
        <w:rPr>
          <w:rFonts w:ascii="Sylfaen" w:eastAsia="Calibri" w:hAnsi="Sylfaen" w:cs="Sylfaen"/>
          <w:lang w:val="ka-GE"/>
        </w:rPr>
        <w:t>შიდა</w:t>
      </w:r>
      <w:r w:rsidR="00461A87" w:rsidRPr="009F0EE4">
        <w:rPr>
          <w:rFonts w:ascii="Sylfaen" w:eastAsia="Calibri" w:hAnsi="Sylfaen"/>
          <w:lang w:val="ka-GE"/>
        </w:rPr>
        <w:t xml:space="preserve"> </w:t>
      </w:r>
      <w:r w:rsidR="00461A87" w:rsidRPr="009F0EE4">
        <w:rPr>
          <w:rFonts w:ascii="Sylfaen" w:eastAsia="Calibri" w:hAnsi="Sylfaen" w:cs="Sylfaen"/>
          <w:lang w:val="ka-GE"/>
        </w:rPr>
        <w:t>აზომვითი</w:t>
      </w:r>
      <w:r w:rsidR="00461A87" w:rsidRPr="009F0EE4">
        <w:rPr>
          <w:rFonts w:ascii="Sylfaen" w:eastAsia="Calibri" w:hAnsi="Sylfaen"/>
          <w:lang w:val="ka-GE"/>
        </w:rPr>
        <w:t xml:space="preserve"> </w:t>
      </w:r>
      <w:r w:rsidR="00461A87" w:rsidRPr="009F0EE4">
        <w:rPr>
          <w:rFonts w:ascii="Sylfaen" w:eastAsia="Calibri" w:hAnsi="Sylfaen" w:cs="Sylfaen"/>
          <w:lang w:val="ka-GE"/>
        </w:rPr>
        <w:t>ნახაზის</w:t>
      </w:r>
      <w:r>
        <w:rPr>
          <w:rFonts w:ascii="Sylfaen" w:eastAsia="Calibri" w:hAnsi="Sylfaen" w:cs="Sylfaen"/>
          <w:lang w:val="ka-GE"/>
        </w:rPr>
        <w:t>“</w:t>
      </w:r>
      <w:r w:rsidR="00461A87" w:rsidRPr="009F0EE4">
        <w:rPr>
          <w:rFonts w:ascii="Sylfaen" w:eastAsia="Calibri" w:hAnsi="Sylfaen"/>
          <w:lang w:val="ka-GE"/>
        </w:rPr>
        <w:t xml:space="preserve"> </w:t>
      </w:r>
      <w:r>
        <w:rPr>
          <w:rFonts w:ascii="Sylfaen" w:eastAsia="Calibri" w:hAnsi="Sylfaen" w:cs="Sylfaen"/>
          <w:lang w:val="ka-GE"/>
        </w:rPr>
        <w:t>ცნება</w:t>
      </w:r>
      <w:r w:rsidR="002A3427">
        <w:rPr>
          <w:rFonts w:ascii="Sylfaen" w:eastAsia="Calibri" w:hAnsi="Sylfaen" w:cs="Sylfaen"/>
          <w:lang w:val="ka-GE"/>
        </w:rPr>
        <w:t>,</w:t>
      </w:r>
      <w:r>
        <w:rPr>
          <w:rFonts w:ascii="Sylfaen" w:eastAsia="Calibri" w:hAnsi="Sylfaen" w:cs="Sylfaen"/>
          <w:lang w:val="ka-GE"/>
        </w:rPr>
        <w:t xml:space="preserve"> </w:t>
      </w:r>
      <w:r w:rsidR="00461A87" w:rsidRPr="009F0EE4">
        <w:rPr>
          <w:rFonts w:ascii="Sylfaen" w:eastAsia="Calibri" w:hAnsi="Sylfaen" w:cs="Sylfaen"/>
          <w:lang w:val="ka-GE"/>
        </w:rPr>
        <w:t>შიდა</w:t>
      </w:r>
      <w:r w:rsidR="00461A87" w:rsidRPr="009F0EE4">
        <w:rPr>
          <w:rFonts w:ascii="Sylfaen" w:eastAsia="Calibri" w:hAnsi="Sylfaen"/>
          <w:lang w:val="ka-GE"/>
        </w:rPr>
        <w:t xml:space="preserve"> </w:t>
      </w:r>
      <w:r w:rsidR="00461A87" w:rsidRPr="009F0EE4">
        <w:rPr>
          <w:rFonts w:ascii="Sylfaen" w:eastAsia="Calibri" w:hAnsi="Sylfaen" w:cs="Sylfaen"/>
          <w:lang w:val="ka-GE"/>
        </w:rPr>
        <w:t>აზომვითი</w:t>
      </w:r>
      <w:r w:rsidR="00461A87" w:rsidRPr="009F0EE4">
        <w:rPr>
          <w:rFonts w:ascii="Sylfaen" w:eastAsia="Calibri" w:hAnsi="Sylfaen"/>
          <w:lang w:val="ka-GE"/>
        </w:rPr>
        <w:t xml:space="preserve"> </w:t>
      </w:r>
      <w:r w:rsidR="00461A87" w:rsidRPr="009F0EE4">
        <w:rPr>
          <w:rFonts w:ascii="Sylfaen" w:eastAsia="Calibri" w:hAnsi="Sylfaen" w:cs="Sylfaen"/>
          <w:lang w:val="ka-GE"/>
        </w:rPr>
        <w:t>სამუშაოების</w:t>
      </w:r>
      <w:r w:rsidR="00461A87" w:rsidRPr="009F0EE4">
        <w:rPr>
          <w:rFonts w:ascii="Sylfaen" w:eastAsia="Calibri" w:hAnsi="Sylfaen"/>
          <w:lang w:val="ka-GE"/>
        </w:rPr>
        <w:t xml:space="preserve"> </w:t>
      </w:r>
      <w:r w:rsidR="00461A87" w:rsidRPr="009F0EE4">
        <w:rPr>
          <w:rFonts w:ascii="Sylfaen" w:eastAsia="Calibri" w:hAnsi="Sylfaen" w:cs="Sylfaen"/>
          <w:lang w:val="ka-GE"/>
        </w:rPr>
        <w:t>შემსრულებელი</w:t>
      </w:r>
      <w:r w:rsidR="00461A87" w:rsidRPr="009F0EE4">
        <w:rPr>
          <w:rFonts w:ascii="Sylfaen" w:eastAsia="Calibri" w:hAnsi="Sylfaen"/>
          <w:lang w:val="ka-GE"/>
        </w:rPr>
        <w:t xml:space="preserve"> </w:t>
      </w:r>
      <w:r w:rsidR="00461A87" w:rsidRPr="009F0EE4">
        <w:rPr>
          <w:rFonts w:ascii="Sylfaen" w:eastAsia="Calibri" w:hAnsi="Sylfaen" w:cs="Sylfaen"/>
          <w:lang w:val="ka-GE"/>
        </w:rPr>
        <w:t>პირის</w:t>
      </w:r>
      <w:r w:rsidR="00461A87" w:rsidRPr="009F0EE4">
        <w:rPr>
          <w:rFonts w:ascii="Sylfaen" w:eastAsia="Calibri" w:hAnsi="Sylfaen"/>
          <w:lang w:val="ka-GE"/>
        </w:rPr>
        <w:t xml:space="preserve"> </w:t>
      </w:r>
      <w:r>
        <w:rPr>
          <w:rFonts w:ascii="Sylfaen" w:eastAsia="Calibri" w:hAnsi="Sylfaen" w:cs="Sylfaen"/>
          <w:lang w:val="ka-GE"/>
        </w:rPr>
        <w:t>ვალდებულებები</w:t>
      </w:r>
      <w:r w:rsidR="002A3427">
        <w:rPr>
          <w:rFonts w:ascii="Sylfaen" w:eastAsia="Calibri" w:hAnsi="Sylfaen"/>
          <w:lang w:val="ka-GE"/>
        </w:rPr>
        <w:t>,</w:t>
      </w:r>
      <w:r w:rsidR="00461A87" w:rsidRPr="009F0EE4">
        <w:rPr>
          <w:rFonts w:ascii="Sylfaen" w:eastAsia="Calibri" w:hAnsi="Sylfaen"/>
          <w:lang w:val="ka-GE"/>
        </w:rPr>
        <w:t xml:space="preserve"> </w:t>
      </w:r>
      <w:r w:rsidR="00461A87" w:rsidRPr="009F0EE4">
        <w:rPr>
          <w:rFonts w:ascii="Sylfaen" w:eastAsia="Calibri" w:hAnsi="Sylfaen" w:cs="Sylfaen"/>
          <w:lang w:val="ka-GE"/>
        </w:rPr>
        <w:t>შიდა</w:t>
      </w:r>
      <w:r w:rsidR="00461A87" w:rsidRPr="009F0EE4">
        <w:rPr>
          <w:rFonts w:ascii="Sylfaen" w:eastAsia="Calibri" w:hAnsi="Sylfaen"/>
          <w:lang w:val="ka-GE"/>
        </w:rPr>
        <w:t xml:space="preserve"> </w:t>
      </w:r>
      <w:r w:rsidR="00461A87" w:rsidRPr="009F0EE4">
        <w:rPr>
          <w:rFonts w:ascii="Sylfaen" w:eastAsia="Calibri" w:hAnsi="Sylfaen" w:cs="Sylfaen"/>
          <w:lang w:val="ka-GE"/>
        </w:rPr>
        <w:t>აზომვითი</w:t>
      </w:r>
      <w:r w:rsidR="00461A87" w:rsidRPr="009F0EE4">
        <w:rPr>
          <w:rFonts w:ascii="Sylfaen" w:eastAsia="Calibri" w:hAnsi="Sylfaen"/>
          <w:lang w:val="ka-GE"/>
        </w:rPr>
        <w:t xml:space="preserve"> </w:t>
      </w:r>
      <w:r w:rsidR="00461A87" w:rsidRPr="009F0EE4">
        <w:rPr>
          <w:rFonts w:ascii="Sylfaen" w:eastAsia="Calibri" w:hAnsi="Sylfaen" w:cs="Sylfaen"/>
          <w:lang w:val="ka-GE"/>
        </w:rPr>
        <w:t>ნახაზის</w:t>
      </w:r>
      <w:r w:rsidR="00461A87" w:rsidRPr="009F0EE4">
        <w:rPr>
          <w:rFonts w:ascii="Sylfaen" w:eastAsia="Calibri" w:hAnsi="Sylfaen"/>
          <w:lang w:val="ka-GE"/>
        </w:rPr>
        <w:t xml:space="preserve"> </w:t>
      </w:r>
      <w:r w:rsidR="00461A87" w:rsidRPr="009F0EE4">
        <w:rPr>
          <w:rFonts w:ascii="Sylfaen" w:eastAsia="Calibri" w:hAnsi="Sylfaen" w:cs="Sylfaen"/>
          <w:lang w:val="ka-GE"/>
        </w:rPr>
        <w:t>შე</w:t>
      </w:r>
      <w:r w:rsidR="004A6B88" w:rsidRPr="009F0EE4">
        <w:rPr>
          <w:rFonts w:ascii="Sylfaen" w:eastAsia="Calibri" w:hAnsi="Sylfaen" w:cs="Sylfaen"/>
          <w:lang w:val="ka-GE"/>
        </w:rPr>
        <w:t>დგენის</w:t>
      </w:r>
      <w:r w:rsidR="004A6B88" w:rsidRPr="009F0EE4">
        <w:rPr>
          <w:rFonts w:ascii="Sylfaen" w:eastAsia="Calibri" w:hAnsi="Sylfaen"/>
          <w:lang w:val="ka-GE"/>
        </w:rPr>
        <w:t xml:space="preserve"> </w:t>
      </w:r>
      <w:r w:rsidR="004A6B88" w:rsidRPr="009F0EE4">
        <w:rPr>
          <w:rFonts w:ascii="Sylfaen" w:eastAsia="Calibri" w:hAnsi="Sylfaen" w:cs="Sylfaen"/>
          <w:lang w:val="ka-GE"/>
        </w:rPr>
        <w:t>ზოგად</w:t>
      </w:r>
      <w:r>
        <w:rPr>
          <w:rFonts w:ascii="Sylfaen" w:eastAsia="Calibri" w:hAnsi="Sylfaen" w:cs="Sylfaen"/>
          <w:lang w:val="ka-GE"/>
        </w:rPr>
        <w:t>ი</w:t>
      </w:r>
      <w:r w:rsidR="004A6B88" w:rsidRPr="009F0EE4">
        <w:rPr>
          <w:rFonts w:ascii="Sylfaen" w:eastAsia="Calibri" w:hAnsi="Sylfaen"/>
          <w:lang w:val="ka-GE"/>
        </w:rPr>
        <w:t xml:space="preserve"> </w:t>
      </w:r>
      <w:r w:rsidR="004A6B88" w:rsidRPr="009F0EE4">
        <w:rPr>
          <w:rFonts w:ascii="Sylfaen" w:eastAsia="Calibri" w:hAnsi="Sylfaen" w:cs="Sylfaen"/>
          <w:lang w:val="ka-GE"/>
        </w:rPr>
        <w:t>ტექნიკურ</w:t>
      </w:r>
      <w:r>
        <w:rPr>
          <w:rFonts w:ascii="Sylfaen" w:eastAsia="Calibri" w:hAnsi="Sylfaen" w:cs="Sylfaen"/>
          <w:lang w:val="ka-GE"/>
        </w:rPr>
        <w:t>ი</w:t>
      </w:r>
      <w:r w:rsidR="004A6B88" w:rsidRPr="009F0EE4">
        <w:rPr>
          <w:rFonts w:ascii="Sylfaen" w:eastAsia="Calibri" w:hAnsi="Sylfaen"/>
          <w:lang w:val="ka-GE"/>
        </w:rPr>
        <w:t xml:space="preserve"> </w:t>
      </w:r>
      <w:r w:rsidR="004A6B88" w:rsidRPr="009F0EE4">
        <w:rPr>
          <w:rFonts w:ascii="Sylfaen" w:eastAsia="Calibri" w:hAnsi="Sylfaen" w:cs="Sylfaen"/>
          <w:lang w:val="ka-GE"/>
        </w:rPr>
        <w:t>პირობებ</w:t>
      </w:r>
      <w:r>
        <w:rPr>
          <w:rFonts w:ascii="Sylfaen" w:eastAsia="Calibri" w:hAnsi="Sylfaen" w:cs="Sylfaen"/>
          <w:lang w:val="ka-GE"/>
        </w:rPr>
        <w:t>ი</w:t>
      </w:r>
      <w:r w:rsidR="004A6B88" w:rsidRPr="009F0EE4">
        <w:rPr>
          <w:rFonts w:ascii="Sylfaen" w:eastAsia="Calibri" w:hAnsi="Sylfaen"/>
          <w:lang w:val="ka-GE"/>
        </w:rPr>
        <w:t xml:space="preserve">, </w:t>
      </w:r>
      <w:r w:rsidR="004A6B88" w:rsidRPr="009F0EE4">
        <w:rPr>
          <w:rFonts w:ascii="Sylfaen" w:eastAsia="Calibri" w:hAnsi="Sylfaen" w:cs="Sylfaen"/>
          <w:lang w:val="ka-GE"/>
        </w:rPr>
        <w:t>შიდა</w:t>
      </w:r>
      <w:r w:rsidR="004A6B88" w:rsidRPr="009F0EE4">
        <w:rPr>
          <w:rFonts w:ascii="Sylfaen" w:eastAsia="Calibri" w:hAnsi="Sylfaen"/>
          <w:lang w:val="ka-GE"/>
        </w:rPr>
        <w:t xml:space="preserve"> </w:t>
      </w:r>
      <w:r w:rsidR="004A6B88" w:rsidRPr="009F0EE4">
        <w:rPr>
          <w:rFonts w:ascii="Sylfaen" w:eastAsia="Calibri" w:hAnsi="Sylfaen" w:cs="Sylfaen"/>
          <w:lang w:val="ka-GE"/>
        </w:rPr>
        <w:t>აზომვითი</w:t>
      </w:r>
      <w:r w:rsidR="004A6B88" w:rsidRPr="009F0EE4">
        <w:rPr>
          <w:rFonts w:ascii="Sylfaen" w:eastAsia="Calibri" w:hAnsi="Sylfaen"/>
          <w:lang w:val="ka-GE"/>
        </w:rPr>
        <w:t xml:space="preserve"> </w:t>
      </w:r>
      <w:r w:rsidR="004A6B88" w:rsidRPr="009F0EE4">
        <w:rPr>
          <w:rFonts w:ascii="Sylfaen" w:eastAsia="Calibri" w:hAnsi="Sylfaen" w:cs="Sylfaen"/>
          <w:lang w:val="ka-GE"/>
        </w:rPr>
        <w:t>ნახაზის</w:t>
      </w:r>
      <w:r w:rsidR="004A6B88" w:rsidRPr="009F0EE4">
        <w:rPr>
          <w:rFonts w:ascii="Sylfaen" w:eastAsia="Calibri" w:hAnsi="Sylfaen"/>
          <w:lang w:val="ka-GE"/>
        </w:rPr>
        <w:t xml:space="preserve"> </w:t>
      </w:r>
      <w:r>
        <w:rPr>
          <w:rFonts w:ascii="Sylfaen" w:eastAsia="Calibri" w:hAnsi="Sylfaen" w:cs="Sylfaen"/>
          <w:lang w:val="ka-GE"/>
        </w:rPr>
        <w:t>ფორმა</w:t>
      </w:r>
      <w:r w:rsidR="002A3427">
        <w:rPr>
          <w:rFonts w:ascii="Sylfaen" w:eastAsia="Calibri" w:hAnsi="Sylfaen"/>
          <w:lang w:val="ka-GE"/>
        </w:rPr>
        <w:t>,</w:t>
      </w:r>
      <w:r w:rsidR="007244BB">
        <w:rPr>
          <w:rFonts w:ascii="Sylfaen" w:eastAsia="Calibri" w:hAnsi="Sylfaen"/>
          <w:lang w:val="ka-GE"/>
        </w:rPr>
        <w:t xml:space="preserve"> </w:t>
      </w:r>
      <w:r w:rsidR="004A6B88" w:rsidRPr="009F0EE4">
        <w:rPr>
          <w:rFonts w:ascii="Sylfaen" w:eastAsia="Calibri" w:hAnsi="Sylfaen" w:cs="Sylfaen"/>
          <w:lang w:val="ka-GE"/>
        </w:rPr>
        <w:t>შიდა</w:t>
      </w:r>
      <w:r w:rsidR="004A6B88" w:rsidRPr="009F0EE4">
        <w:rPr>
          <w:rFonts w:ascii="Sylfaen" w:eastAsia="Calibri" w:hAnsi="Sylfaen"/>
          <w:lang w:val="ka-GE"/>
        </w:rPr>
        <w:t xml:space="preserve"> </w:t>
      </w:r>
      <w:r w:rsidR="004A6B88" w:rsidRPr="009F0EE4">
        <w:rPr>
          <w:rFonts w:ascii="Sylfaen" w:eastAsia="Calibri" w:hAnsi="Sylfaen" w:cs="Sylfaen"/>
          <w:lang w:val="ka-GE"/>
        </w:rPr>
        <w:t>აზომვითი</w:t>
      </w:r>
      <w:r w:rsidR="004A6B88" w:rsidRPr="009F0EE4">
        <w:rPr>
          <w:rFonts w:ascii="Sylfaen" w:eastAsia="Calibri" w:hAnsi="Sylfaen"/>
          <w:lang w:val="ka-GE"/>
        </w:rPr>
        <w:t xml:space="preserve"> </w:t>
      </w:r>
      <w:r w:rsidR="004A6B88" w:rsidRPr="009F0EE4">
        <w:rPr>
          <w:rFonts w:ascii="Sylfaen" w:eastAsia="Calibri" w:hAnsi="Sylfaen" w:cs="Sylfaen"/>
          <w:lang w:val="ka-GE"/>
        </w:rPr>
        <w:t>ნახაზის</w:t>
      </w:r>
      <w:r w:rsidR="004A6B88" w:rsidRPr="009F0EE4">
        <w:rPr>
          <w:rFonts w:ascii="Sylfaen" w:eastAsia="Calibri" w:hAnsi="Sylfaen"/>
          <w:lang w:val="ka-GE"/>
        </w:rPr>
        <w:t xml:space="preserve"> </w:t>
      </w:r>
      <w:r w:rsidR="004A6B88" w:rsidRPr="009F0EE4">
        <w:rPr>
          <w:rFonts w:ascii="Sylfaen" w:eastAsia="Calibri" w:hAnsi="Sylfaen" w:cs="Sylfaen"/>
          <w:lang w:val="ka-GE"/>
        </w:rPr>
        <w:t>ქაღალდისა</w:t>
      </w:r>
      <w:r w:rsidR="004A6B88" w:rsidRPr="009F0EE4">
        <w:rPr>
          <w:rFonts w:ascii="Sylfaen" w:eastAsia="Calibri" w:hAnsi="Sylfaen"/>
          <w:lang w:val="ka-GE"/>
        </w:rPr>
        <w:t xml:space="preserve"> </w:t>
      </w:r>
      <w:r w:rsidR="004A6B88" w:rsidRPr="009F0EE4">
        <w:rPr>
          <w:rFonts w:ascii="Sylfaen" w:eastAsia="Calibri" w:hAnsi="Sylfaen" w:cs="Sylfaen"/>
          <w:lang w:val="ka-GE"/>
        </w:rPr>
        <w:t>და</w:t>
      </w:r>
      <w:r w:rsidR="004A6B88" w:rsidRPr="009F0EE4">
        <w:rPr>
          <w:rFonts w:ascii="Sylfaen" w:eastAsia="Calibri" w:hAnsi="Sylfaen"/>
          <w:lang w:val="ka-GE"/>
        </w:rPr>
        <w:t xml:space="preserve"> </w:t>
      </w:r>
      <w:r w:rsidR="004A6B88" w:rsidRPr="009F0EE4">
        <w:rPr>
          <w:rFonts w:ascii="Sylfaen" w:eastAsia="Calibri" w:hAnsi="Sylfaen" w:cs="Sylfaen"/>
          <w:lang w:val="ka-GE"/>
        </w:rPr>
        <w:t>ციფრული</w:t>
      </w:r>
      <w:r w:rsidR="004A6B88" w:rsidRPr="009F0EE4">
        <w:rPr>
          <w:rFonts w:ascii="Sylfaen" w:eastAsia="Calibri" w:hAnsi="Sylfaen"/>
          <w:lang w:val="ka-GE"/>
        </w:rPr>
        <w:t xml:space="preserve"> </w:t>
      </w:r>
      <w:r w:rsidR="004A6B88" w:rsidRPr="009F0EE4">
        <w:rPr>
          <w:rFonts w:ascii="Sylfaen" w:eastAsia="Calibri" w:hAnsi="Sylfaen" w:cs="Sylfaen"/>
          <w:lang w:val="ka-GE"/>
        </w:rPr>
        <w:t>ვერსიების</w:t>
      </w:r>
      <w:r w:rsidR="004A6B88" w:rsidRPr="009F0EE4">
        <w:rPr>
          <w:rFonts w:ascii="Sylfaen" w:eastAsia="Calibri" w:hAnsi="Sylfaen"/>
          <w:lang w:val="ka-GE"/>
        </w:rPr>
        <w:t xml:space="preserve"> </w:t>
      </w:r>
      <w:r w:rsidR="004A6B88" w:rsidRPr="009F0EE4">
        <w:rPr>
          <w:rFonts w:ascii="Sylfaen" w:eastAsia="Calibri" w:hAnsi="Sylfaen" w:cs="Sylfaen"/>
          <w:lang w:val="ka-GE"/>
        </w:rPr>
        <w:t>შედგენის</w:t>
      </w:r>
      <w:r w:rsidR="004A6B88" w:rsidRPr="009F0EE4">
        <w:rPr>
          <w:rFonts w:ascii="Sylfaen" w:eastAsia="Calibri" w:hAnsi="Sylfaen"/>
          <w:lang w:val="ka-GE"/>
        </w:rPr>
        <w:t xml:space="preserve"> </w:t>
      </w:r>
      <w:r w:rsidR="004A6B88" w:rsidRPr="009F0EE4">
        <w:rPr>
          <w:rFonts w:ascii="Sylfaen" w:eastAsia="Calibri" w:hAnsi="Sylfaen" w:cs="Sylfaen"/>
          <w:lang w:val="ka-GE"/>
        </w:rPr>
        <w:t>დეტალურ</w:t>
      </w:r>
      <w:r w:rsidR="007244BB">
        <w:rPr>
          <w:rFonts w:ascii="Sylfaen" w:eastAsia="Calibri" w:hAnsi="Sylfaen" w:cs="Sylfaen"/>
          <w:lang w:val="ka-GE"/>
        </w:rPr>
        <w:t>ი</w:t>
      </w:r>
      <w:r w:rsidR="004A6B88" w:rsidRPr="009F0EE4">
        <w:rPr>
          <w:rFonts w:ascii="Sylfaen" w:eastAsia="Calibri" w:hAnsi="Sylfaen"/>
          <w:lang w:val="ka-GE"/>
        </w:rPr>
        <w:t xml:space="preserve"> </w:t>
      </w:r>
      <w:r w:rsidR="007244BB">
        <w:rPr>
          <w:rFonts w:ascii="Sylfaen" w:eastAsia="Calibri" w:hAnsi="Sylfaen" w:cs="Sylfaen"/>
          <w:lang w:val="ka-GE"/>
        </w:rPr>
        <w:t>ინსტრუქცია</w:t>
      </w:r>
      <w:r w:rsidR="004A6B88" w:rsidRPr="009F0EE4">
        <w:rPr>
          <w:rFonts w:ascii="Sylfaen" w:eastAsia="Calibri" w:hAnsi="Sylfaen"/>
          <w:lang w:val="ka-GE"/>
        </w:rPr>
        <w:t xml:space="preserve"> (</w:t>
      </w:r>
      <w:r w:rsidR="004A6B88" w:rsidRPr="009F0EE4">
        <w:rPr>
          <w:rFonts w:ascii="Sylfaen" w:eastAsia="Calibri" w:hAnsi="Sylfaen" w:cs="Sylfaen"/>
          <w:lang w:val="ka-GE"/>
        </w:rPr>
        <w:t>ნიმუშების</w:t>
      </w:r>
      <w:r w:rsidR="004A6B88" w:rsidRPr="009F0EE4">
        <w:rPr>
          <w:rFonts w:ascii="Sylfaen" w:eastAsia="Calibri" w:hAnsi="Sylfaen"/>
          <w:lang w:val="ka-GE"/>
        </w:rPr>
        <w:t xml:space="preserve"> </w:t>
      </w:r>
      <w:r w:rsidR="004A6B88" w:rsidRPr="009F0EE4">
        <w:rPr>
          <w:rFonts w:ascii="Sylfaen" w:eastAsia="Calibri" w:hAnsi="Sylfaen" w:cs="Sylfaen"/>
          <w:lang w:val="ka-GE"/>
        </w:rPr>
        <w:t>მითითებით</w:t>
      </w:r>
      <w:r w:rsidR="004A6B88" w:rsidRPr="009F0EE4">
        <w:rPr>
          <w:rFonts w:ascii="Sylfaen" w:eastAsia="Calibri" w:hAnsi="Sylfaen"/>
          <w:lang w:val="ka-GE"/>
        </w:rPr>
        <w:t xml:space="preserve">). </w:t>
      </w:r>
    </w:p>
    <w:p w14:paraId="5EE3C803" w14:textId="7A73BC1E" w:rsidR="00683CA3" w:rsidRPr="00683CA3" w:rsidRDefault="00683CA3" w:rsidP="00683CA3">
      <w:pPr>
        <w:pStyle w:val="NoSpacing"/>
        <w:spacing w:line="276" w:lineRule="auto"/>
        <w:ind w:firstLine="540"/>
        <w:jc w:val="both"/>
        <w:rPr>
          <w:ins w:id="3" w:author="Author" w:date="2024-09-06T16:52:00Z"/>
          <w:rFonts w:ascii="Sylfaen" w:eastAsia="Calibri" w:hAnsi="Sylfaen"/>
          <w:lang w:val="ka-GE"/>
        </w:rPr>
      </w:pPr>
      <w:ins w:id="4" w:author="Author" w:date="2024-09-06T16:53:00Z">
        <w:r>
          <w:rPr>
            <w:rFonts w:ascii="Sylfaen" w:eastAsia="Calibri" w:hAnsi="Sylfaen"/>
            <w:lang w:val="ka-GE"/>
          </w:rPr>
          <w:t xml:space="preserve">აღსანიშნავია, რომ </w:t>
        </w:r>
      </w:ins>
      <w:ins w:id="5" w:author="Author" w:date="2024-09-06T16:52:00Z">
        <w:r w:rsidRPr="00683CA3">
          <w:rPr>
            <w:rFonts w:ascii="Sylfaen" w:eastAsia="Calibri" w:hAnsi="Sylfaen"/>
            <w:lang w:val="ka-GE"/>
          </w:rPr>
          <w:t>პროექტის თანახმად</w:t>
        </w:r>
        <w:r>
          <w:rPr>
            <w:rFonts w:ascii="Sylfaen" w:eastAsia="Calibri" w:hAnsi="Sylfaen"/>
            <w:lang w:val="ka-GE"/>
          </w:rPr>
          <w:t xml:space="preserve">, </w:t>
        </w:r>
        <w:r w:rsidRPr="00683CA3">
          <w:rPr>
            <w:rFonts w:ascii="Sylfaen" w:eastAsia="Calibri" w:hAnsi="Sylfaen"/>
            <w:lang w:val="ka-GE"/>
          </w:rPr>
          <w:t>შენობა-ნაგებობის/შენობა-ნაგებობის ერთეულის გამოყენებული ფართობი განისაზღვრება მის შემომსაზღვრელ კედლებს შორის არსებული იატაკის ძირითადი კონსტრუქციის ზედაპირის ფართობით, მათ შორის, არსებული კედლებისა და კოლონების ფართობის გარეშე (შენობა-ნაგებობის/ერთეულის ფართობში არ იანგარიშება ასევე საყრდენ კედლებსა და ერთეულის შემომსაზღვრელ კედლებში არსებული ღიობები, საინჟინრო და სავენტილაციო არხები, ერთეულში არსებული იატაკის სხვადასხვა დონის დამაკავშირებელი შიდა კიბე და მისი ბაქანი). ფართობში შედის ლოჯიის, აივნის, ტერასისა და ვერანდის ფართობები, მათი არსებობის შემთხვევაში</w:t>
        </w:r>
        <w:r>
          <w:rPr>
            <w:rFonts w:ascii="Sylfaen" w:eastAsia="Calibri" w:hAnsi="Sylfaen"/>
            <w:lang w:val="ka-GE"/>
          </w:rPr>
          <w:t>.</w:t>
        </w:r>
      </w:ins>
    </w:p>
    <w:p w14:paraId="637D008A" w14:textId="7DC2E093" w:rsidR="00683CA3" w:rsidRPr="00683CA3" w:rsidRDefault="00683CA3" w:rsidP="00683CA3">
      <w:pPr>
        <w:pStyle w:val="NoSpacing"/>
        <w:spacing w:line="276" w:lineRule="auto"/>
        <w:ind w:firstLine="540"/>
        <w:jc w:val="both"/>
        <w:rPr>
          <w:ins w:id="6" w:author="Author" w:date="2024-09-06T16:52:00Z"/>
          <w:rFonts w:ascii="Sylfaen" w:eastAsia="Calibri" w:hAnsi="Sylfaen"/>
          <w:lang w:val="ka-GE"/>
        </w:rPr>
      </w:pPr>
      <w:ins w:id="7" w:author="Author" w:date="2024-09-06T16:52:00Z">
        <w:r w:rsidRPr="00683CA3">
          <w:rPr>
            <w:rFonts w:ascii="Sylfaen" w:eastAsia="Calibri" w:hAnsi="Sylfaen"/>
            <w:lang w:val="ka-GE"/>
          </w:rPr>
          <w:t>შიდა ფართობის გამოთვლასთან დაკავშირებით მოძიებულ იქნა როგორც ევროკავშირის</w:t>
        </w:r>
      </w:ins>
      <w:ins w:id="8" w:author="Author" w:date="2024-09-06T16:54:00Z">
        <w:r>
          <w:rPr>
            <w:rFonts w:ascii="Sylfaen" w:eastAsia="Calibri" w:hAnsi="Sylfaen"/>
            <w:lang w:val="ka-GE"/>
          </w:rPr>
          <w:t>, მისი წევრი</w:t>
        </w:r>
      </w:ins>
      <w:ins w:id="9" w:author="Author" w:date="2024-09-06T16:52:00Z">
        <w:r>
          <w:rPr>
            <w:rFonts w:ascii="Sylfaen" w:eastAsia="Calibri" w:hAnsi="Sylfaen"/>
            <w:lang w:val="ka-GE"/>
          </w:rPr>
          <w:t xml:space="preserve"> და სხვა </w:t>
        </w:r>
        <w:r w:rsidRPr="00683CA3">
          <w:rPr>
            <w:rFonts w:ascii="Sylfaen" w:eastAsia="Calibri" w:hAnsi="Sylfaen"/>
            <w:lang w:val="ka-GE"/>
          </w:rPr>
          <w:t xml:space="preserve">ქვეყნების პრაქტიკა, სხვადასხვა წყაროების მიხედვით. </w:t>
        </w:r>
      </w:ins>
    </w:p>
    <w:p w14:paraId="4D8AAC16" w14:textId="77777777" w:rsidR="00683CA3" w:rsidRPr="00683CA3" w:rsidRDefault="00683CA3" w:rsidP="00683CA3">
      <w:pPr>
        <w:pStyle w:val="NoSpacing"/>
        <w:spacing w:line="276" w:lineRule="auto"/>
        <w:ind w:firstLine="540"/>
        <w:jc w:val="both"/>
        <w:rPr>
          <w:ins w:id="10" w:author="Author" w:date="2024-09-06T16:52:00Z"/>
          <w:rFonts w:ascii="Sylfaen" w:eastAsia="Calibri" w:hAnsi="Sylfaen"/>
          <w:lang w:val="ka-GE"/>
        </w:rPr>
      </w:pPr>
      <w:ins w:id="11" w:author="Author" w:date="2024-09-06T16:52:00Z">
        <w:r w:rsidRPr="00683CA3">
          <w:rPr>
            <w:rFonts w:ascii="Sylfaen" w:eastAsia="Calibri" w:hAnsi="Sylfaen"/>
            <w:lang w:val="ka-GE"/>
          </w:rPr>
          <w:t>„შენობების ფართობის გაზომვის კოდექსის“ (“euREAL”) თანახმად, შენობის შიდა სივრცის ფართობში შედის ყველა სახის ფართობი, რომელიც მაცხოვრებლების მიერ პირდაპირ ან არაპირდაპირ გამოიყენება, მაგრამ მასში არ შედის: შენობის ფიქსირებული კონსტრუქციები და ნაწილები, ფანჯრების და კარების ღიობები; სავენტილაციო შახტები და დეკორატიული შიდა ღია სივრცეები; ვერტიკალური მომსახურე შახტები; ბუხრებისთვის განკუთვნილი საკვამურები. შენობის შიდა სივრცის ფართობი გულისხმობს ფართობს, რომელიც არის ყველა დახურული პოლიგონის ფართობის ჯამი, რომელიც ფორმირდება ვიზუალურად ხილვადი ობიექტების საზღვრებისგან, როგორებიცაა ფასადის კედლები, შიდა კედლები, ტიხრები, კოლონები და სხვა ფიქსირებული კონსტრუქციები.</w:t>
        </w:r>
      </w:ins>
    </w:p>
    <w:p w14:paraId="5BF8AECB" w14:textId="77777777" w:rsidR="00683CA3" w:rsidRPr="00683CA3" w:rsidRDefault="00683CA3" w:rsidP="00683CA3">
      <w:pPr>
        <w:pStyle w:val="NoSpacing"/>
        <w:spacing w:line="276" w:lineRule="auto"/>
        <w:ind w:firstLine="540"/>
        <w:jc w:val="both"/>
        <w:rPr>
          <w:ins w:id="12" w:author="Author" w:date="2024-09-06T16:52:00Z"/>
          <w:rFonts w:ascii="Sylfaen" w:eastAsia="Calibri" w:hAnsi="Sylfaen"/>
          <w:lang w:val="ka-GE"/>
        </w:rPr>
      </w:pPr>
      <w:ins w:id="13" w:author="Author" w:date="2024-09-06T16:52:00Z">
        <w:r w:rsidRPr="00683CA3">
          <w:rPr>
            <w:rFonts w:ascii="Sylfaen" w:eastAsia="Calibri" w:hAnsi="Sylfaen"/>
            <w:lang w:val="ka-GE"/>
          </w:rPr>
          <w:t>ევროკავშირის მასშტაბით მოქმედი „აზომვის კოდექსის“ (ვრცელდება ევროკავშირის ინსტიტუტებისა და სხვა ორგანოების შენობების ფართობის მიმართ) მიხედვით, შენობის სუფთა ფართობი (net area) არის გამოყენებისთვის განკუთვნილი შიდა ფართობი შენობის შიდა კონსტრუქციული თავისებურებების გამოკლებით. სუფთა ფართობი არის პოლიგონთა ფართობების ჯამი, რომლის კიდეები არის შენობა-</w:t>
        </w:r>
        <w:r w:rsidRPr="00683CA3">
          <w:rPr>
            <w:rFonts w:ascii="Sylfaen" w:eastAsia="Calibri" w:hAnsi="Sylfaen"/>
            <w:lang w:val="ka-GE"/>
          </w:rPr>
          <w:lastRenderedPageBreak/>
          <w:t>ნაგებობის შიდა ხილული წახნაგები - ფასადის კედლები, ოთახშორისი კედლები, შიდა კედლები, კოლონები და სხვა უძრავი ტიხრები.</w:t>
        </w:r>
      </w:ins>
    </w:p>
    <w:p w14:paraId="6E5683AD" w14:textId="77777777" w:rsidR="00683CA3" w:rsidRPr="00683CA3" w:rsidRDefault="00683CA3" w:rsidP="00683CA3">
      <w:pPr>
        <w:pStyle w:val="NoSpacing"/>
        <w:spacing w:line="276" w:lineRule="auto"/>
        <w:ind w:firstLine="540"/>
        <w:jc w:val="both"/>
        <w:rPr>
          <w:ins w:id="14" w:author="Author" w:date="2024-09-06T16:52:00Z"/>
          <w:rFonts w:ascii="Sylfaen" w:eastAsia="Calibri" w:hAnsi="Sylfaen"/>
          <w:lang w:val="ka-GE"/>
        </w:rPr>
      </w:pPr>
      <w:ins w:id="15" w:author="Author" w:date="2024-09-06T16:52:00Z">
        <w:r w:rsidRPr="00683CA3">
          <w:rPr>
            <w:rFonts w:ascii="Sylfaen" w:eastAsia="Calibri" w:hAnsi="Sylfaen"/>
            <w:lang w:val="ka-GE"/>
          </w:rPr>
          <w:t>ვენის საბინაო ხელშეწყობისა და საცხოვრებელი კორპუსის რემონტის აქტი და ავსტრიის სტანდარტიზაციის ინსტიტუტის მიერ შემუშავებული სტანდარტი (ÖNORM B 1800) განსაზღვრავს სხვადასხვა ტექნიკურ და სამშენებლო საკითხებს. ÖNORM B 1800-ის თანახმად, ტერმინი საცხოვრებელი ფართის შიდა ზომები „Wohnnutzfläche“ გამოიყენება საცხოვრებელი ბინის შიდა ზომების აღსანიშნავად და მოიცავს მთლიან ფართს, რომელიც განკუთვნილია საცხოვრებლად. სტანდარტი თანხვედრაშია ვენის საბინაო ხელშეწყობისა და საცხოვრებელი კორპუსის რემონტის აქტში მოცემულ განმარტებასთან, რომლის მიხედვითაც, ბინის ან საქმიანი სივრცის გამოსაყენებელი ფართი არის იატაკის მთლიანი ფართობი კედლის სისქის და კედლების სიგრძის გამოკლებით. ფართობის გამოანგარიშებისას მხედველობაში არ მიიღება კიბე, ლიფტი, ღია აივანი და ტერასა.</w:t>
        </w:r>
      </w:ins>
    </w:p>
    <w:p w14:paraId="08066D33" w14:textId="692C6154" w:rsidR="00683CA3" w:rsidRPr="00683CA3" w:rsidRDefault="00683CA3" w:rsidP="00683CA3">
      <w:pPr>
        <w:pStyle w:val="NoSpacing"/>
        <w:spacing w:line="276" w:lineRule="auto"/>
        <w:ind w:firstLine="540"/>
        <w:jc w:val="both"/>
        <w:rPr>
          <w:ins w:id="16" w:author="Author" w:date="2024-09-06T16:52:00Z"/>
          <w:rFonts w:ascii="Sylfaen" w:eastAsia="Calibri" w:hAnsi="Sylfaen"/>
          <w:lang w:val="ka-GE"/>
        </w:rPr>
      </w:pPr>
      <w:ins w:id="17" w:author="Author" w:date="2024-09-06T16:52:00Z">
        <w:r w:rsidRPr="00683CA3">
          <w:rPr>
            <w:rFonts w:ascii="Sylfaen" w:eastAsia="Calibri" w:hAnsi="Sylfaen"/>
            <w:lang w:val="ka-GE"/>
          </w:rPr>
          <w:t>ესპანეთში გამოსადეგ ფართად ითვლება ის საერთო ფართობი, რომელზეც ადამიანს შეუძლია, რომ გაიაროს. მასში არ შედის შემომსაზღვრელი კედლების, შიდა კედლების, სვეტების, მილების და სხვ</w:t>
        </w:r>
        <w:r>
          <w:rPr>
            <w:rFonts w:ascii="Sylfaen" w:eastAsia="Calibri" w:hAnsi="Sylfaen"/>
            <w:lang w:val="ka-GE"/>
          </w:rPr>
          <w:t>ა</w:t>
        </w:r>
        <w:r w:rsidRPr="00683CA3">
          <w:rPr>
            <w:rFonts w:ascii="Sylfaen" w:eastAsia="Calibri" w:hAnsi="Sylfaen"/>
            <w:lang w:val="ka-GE"/>
          </w:rPr>
          <w:t xml:space="preserve"> ფართობი. თუმცა, ითვლება ჩაშენებული კარადები, გარდა იმ შემთხვევისა, როდესაც ასეთი კარადის სიმაღლე 1,5 მეტრზე ნაკლებია.</w:t>
        </w:r>
      </w:ins>
    </w:p>
    <w:p w14:paraId="7997FFFC" w14:textId="77777777" w:rsidR="00683CA3" w:rsidRPr="00683CA3" w:rsidRDefault="00683CA3" w:rsidP="00683CA3">
      <w:pPr>
        <w:pStyle w:val="NoSpacing"/>
        <w:spacing w:line="276" w:lineRule="auto"/>
        <w:ind w:firstLine="540"/>
        <w:jc w:val="both"/>
        <w:rPr>
          <w:ins w:id="18" w:author="Author" w:date="2024-09-06T16:52:00Z"/>
          <w:rFonts w:ascii="Sylfaen" w:eastAsia="Calibri" w:hAnsi="Sylfaen"/>
          <w:lang w:val="ka-GE"/>
        </w:rPr>
      </w:pPr>
      <w:ins w:id="19" w:author="Author" w:date="2024-09-06T16:52:00Z">
        <w:r w:rsidRPr="00683CA3">
          <w:rPr>
            <w:rFonts w:ascii="Sylfaen" w:eastAsia="Calibri" w:hAnsi="Sylfaen"/>
            <w:lang w:val="ka-GE"/>
          </w:rPr>
          <w:t>ლუქსემბურგის სტანდარტიზაციის, აკრედიტაციის, პროდუქტებისა და სერვისების უსაფრთხოებისა და ხარისხის ინსტიტუტმა დაადგინა საცხოვრებლის ფართობის გამოთვლის სტანდარტი, რომელიც ვრცელდება როგორც კერძო სახლებზე, ასევე მრავალბინიანი საცხოვრებელ კორპუსში განლაგებულ საცხოვრებელებზეც, მიუხედავად იმისა ახალია თუ ძველი. სტანდარტი გამო</w:t>
        </w:r>
        <w:bookmarkStart w:id="20" w:name="_GoBack"/>
        <w:bookmarkEnd w:id="20"/>
        <w:r w:rsidRPr="00683CA3">
          <w:rPr>
            <w:rFonts w:ascii="Sylfaen" w:eastAsia="Calibri" w:hAnsi="Sylfaen"/>
            <w:lang w:val="ka-GE"/>
          </w:rPr>
          <w:t>რიცხავს საცხოვრებელი ფართის გაანგარიშებიდან ნებისმიერ ადგილს, რომელიც მთლიან საცხოვრებელ ფართში ითვლება დამხმარედ. ფართის გაანგარიშება, ასევე, არ მოიცავს სვეტებით დაკავებულ ადგილებს.</w:t>
        </w:r>
      </w:ins>
    </w:p>
    <w:p w14:paraId="57446B2B" w14:textId="77777777" w:rsidR="00683CA3" w:rsidRPr="00683CA3" w:rsidRDefault="00683CA3" w:rsidP="00683CA3">
      <w:pPr>
        <w:pStyle w:val="NoSpacing"/>
        <w:spacing w:line="276" w:lineRule="auto"/>
        <w:ind w:firstLine="540"/>
        <w:jc w:val="both"/>
        <w:rPr>
          <w:ins w:id="21" w:author="Author" w:date="2024-09-06T16:52:00Z"/>
          <w:rFonts w:ascii="Sylfaen" w:eastAsia="Calibri" w:hAnsi="Sylfaen"/>
          <w:lang w:val="ka-GE"/>
        </w:rPr>
      </w:pPr>
      <w:ins w:id="22" w:author="Author" w:date="2024-09-06T16:52:00Z">
        <w:r w:rsidRPr="00683CA3">
          <w:rPr>
            <w:rFonts w:ascii="Sylfaen" w:eastAsia="Calibri" w:hAnsi="Sylfaen"/>
            <w:lang w:val="ka-GE"/>
          </w:rPr>
          <w:t>საფრანგეთში 1996 წლის კანონი (La Loi Carrez) აშენებული უძრავი ქონების გაყიდვისას გამყიდველებს ავალდებულებს, მყიდველებს გადასცენ უძრავი ნივთის ფართობის დამადასტურებელი დოკუმენტი. ფართობი გამოითვლება იატაკის ზედაპირის საერთო ფართობით და მასში არ გაითვალისწინება აივნები და ტერასები, კედლები, ტიხრები (გამყოფი კედლები), კიბეები და კიბის უჯრედები, მილები და ელექტროგაყვანილობა, კარების ღიობი. ამასთან, უძრავ ნივთთან დაკავშირებული ფართები, რომელთა სიმაღლე 1.8 მ-ზე ნაკლებია (მაგალითად, ანტრესოლი), ასევე არ გაითვალისწინება უძრავი ნივთის საერთო ფართობში.</w:t>
        </w:r>
      </w:ins>
    </w:p>
    <w:p w14:paraId="76D03DF0" w14:textId="77777777" w:rsidR="00683CA3" w:rsidRPr="00683CA3" w:rsidRDefault="00683CA3" w:rsidP="00683CA3">
      <w:pPr>
        <w:pStyle w:val="NoSpacing"/>
        <w:spacing w:line="276" w:lineRule="auto"/>
        <w:ind w:firstLine="540"/>
        <w:jc w:val="both"/>
        <w:rPr>
          <w:ins w:id="23" w:author="Author" w:date="2024-09-06T16:52:00Z"/>
          <w:rFonts w:ascii="Sylfaen" w:eastAsia="Calibri" w:hAnsi="Sylfaen"/>
          <w:lang w:val="ka-GE"/>
        </w:rPr>
      </w:pPr>
      <w:ins w:id="24" w:author="Author" w:date="2024-09-06T16:52:00Z">
        <w:r w:rsidRPr="00683CA3">
          <w:rPr>
            <w:rFonts w:ascii="Sylfaen" w:eastAsia="Calibri" w:hAnsi="Sylfaen"/>
            <w:lang w:val="ka-GE"/>
          </w:rPr>
          <w:t xml:space="preserve">გერმანიაში განსხვავებული სტანდარტებია სახელმწიფოს მიერ სუბსიდირებულ შენობებზე და კერძო მშენებლების მიერ აშენებულ შენობებზე. მართალია კერძო მშენებლობისთვის არ არის სავალდებულო ისეთი გამოთვლები, რაც სახელმწიფოს მიერ სუბსიდირებულ შენობებზეა დადგენილი, მაგრამ ეს სტანდარტი ფაქტობრივად გერმანიაში სტანდარტად დამკვიდრდა საცხოვრებელი შენობების შემთხვევაშიც. </w:t>
        </w:r>
      </w:ins>
    </w:p>
    <w:p w14:paraId="2DE520EA" w14:textId="77777777" w:rsidR="00683CA3" w:rsidRPr="00683CA3" w:rsidRDefault="00683CA3" w:rsidP="00683CA3">
      <w:pPr>
        <w:pStyle w:val="NoSpacing"/>
        <w:spacing w:line="276" w:lineRule="auto"/>
        <w:ind w:firstLine="540"/>
        <w:jc w:val="both"/>
        <w:rPr>
          <w:ins w:id="25" w:author="Author" w:date="2024-09-06T16:52:00Z"/>
          <w:rFonts w:ascii="Sylfaen" w:eastAsia="Calibri" w:hAnsi="Sylfaen"/>
          <w:lang w:val="ka-GE"/>
        </w:rPr>
      </w:pPr>
      <w:ins w:id="26" w:author="Author" w:date="2024-09-06T16:52:00Z">
        <w:r w:rsidRPr="00683CA3">
          <w:rPr>
            <w:rFonts w:ascii="Sylfaen" w:eastAsia="Calibri" w:hAnsi="Sylfaen"/>
            <w:lang w:val="ka-GE"/>
          </w:rPr>
          <w:t>საცხოვრებელი ფართობის გამოთვლის შესახებ დადგენილების მიხედვით, საცხოვრებელ ფართობად განიხილება აივნები და ტერასები, თუ ის ექსკლუზიურად ეკუთვნის ბინას. საერთო ფართობის გამოთვლისას არ გაითვალისწინება ბუხრები, გარე კედლები, მოპირკეთება, ცალკე მდგომი კოლონები, თუ მათი სიმაღლე 1.5 მ-ზე მეტია და ფართობი 0.1 კვ.მ-ზე მეტია, კიბეები (თუკი ისინი შედგება 3-ზე მეტი კიბისგან), კარის ღიობი, ფანჯრების ღიობი და კედლის ღიობი, რომელიც არ აღწევს იატაკის დონეს ან აღწევს და სიღრმეში 0.13 მეტრს არ აღემატება.</w:t>
        </w:r>
      </w:ins>
    </w:p>
    <w:p w14:paraId="2A33745E" w14:textId="77777777" w:rsidR="00683CA3" w:rsidRPr="00683CA3" w:rsidRDefault="00683CA3" w:rsidP="00683CA3">
      <w:pPr>
        <w:pStyle w:val="NoSpacing"/>
        <w:spacing w:line="276" w:lineRule="auto"/>
        <w:ind w:firstLine="540"/>
        <w:jc w:val="both"/>
        <w:rPr>
          <w:ins w:id="27" w:author="Author" w:date="2024-09-06T16:52:00Z"/>
          <w:rFonts w:ascii="Sylfaen" w:eastAsia="Calibri" w:hAnsi="Sylfaen"/>
          <w:lang w:val="ka-GE"/>
        </w:rPr>
      </w:pPr>
      <w:ins w:id="28" w:author="Author" w:date="2024-09-06T16:52:00Z">
        <w:r w:rsidRPr="00683CA3">
          <w:rPr>
            <w:rFonts w:ascii="Sylfaen" w:eastAsia="Calibri" w:hAnsi="Sylfaen"/>
            <w:lang w:val="ka-GE"/>
          </w:rPr>
          <w:t>ინდოეთში განასხვავებენ აშენებული ფართობის სამ ტიპს:</w:t>
        </w:r>
      </w:ins>
    </w:p>
    <w:p w14:paraId="130402C2" w14:textId="77777777" w:rsidR="00683CA3" w:rsidRPr="00683CA3" w:rsidRDefault="00683CA3" w:rsidP="00683CA3">
      <w:pPr>
        <w:pStyle w:val="NoSpacing"/>
        <w:spacing w:line="276" w:lineRule="auto"/>
        <w:ind w:firstLine="540"/>
        <w:jc w:val="both"/>
        <w:rPr>
          <w:ins w:id="29" w:author="Author" w:date="2024-09-06T16:52:00Z"/>
          <w:rFonts w:ascii="Sylfaen" w:eastAsia="Calibri" w:hAnsi="Sylfaen"/>
          <w:lang w:val="ka-GE"/>
        </w:rPr>
      </w:pPr>
      <w:ins w:id="30" w:author="Author" w:date="2024-09-06T16:52:00Z">
        <w:r w:rsidRPr="00683CA3">
          <w:rPr>
            <w:rFonts w:ascii="Sylfaen" w:eastAsia="Calibri" w:hAnsi="Sylfaen"/>
            <w:lang w:val="ka-GE"/>
          </w:rPr>
          <w:t>•</w:t>
        </w:r>
        <w:r w:rsidRPr="00683CA3">
          <w:rPr>
            <w:rFonts w:ascii="Sylfaen" w:eastAsia="Calibri" w:hAnsi="Sylfaen"/>
            <w:lang w:val="ka-GE"/>
          </w:rPr>
          <w:tab/>
          <w:t>Carpet area (იატაკის ზედაპირის ფართობი), რომლის დროსაც გამოითვლება იატაკის ზედაპირის ფართობი შენობის გარე კედლებს შორის მოქცეული, სადაც ფეხის დადგმა და რომლის გამოყენებაც არის შესაძლებელი. ამ ფართობში არ შედის: ლიფტები, ლობი, გარე კედლების სისქე და ა.შ.</w:t>
        </w:r>
      </w:ins>
    </w:p>
    <w:p w14:paraId="1BEA8054" w14:textId="77777777" w:rsidR="00683CA3" w:rsidRPr="00683CA3" w:rsidRDefault="00683CA3" w:rsidP="00683CA3">
      <w:pPr>
        <w:pStyle w:val="NoSpacing"/>
        <w:spacing w:line="276" w:lineRule="auto"/>
        <w:ind w:firstLine="540"/>
        <w:jc w:val="both"/>
        <w:rPr>
          <w:ins w:id="31" w:author="Author" w:date="2024-09-06T16:52:00Z"/>
          <w:rFonts w:ascii="Sylfaen" w:eastAsia="Calibri" w:hAnsi="Sylfaen"/>
          <w:lang w:val="ka-GE"/>
        </w:rPr>
      </w:pPr>
      <w:ins w:id="32" w:author="Author" w:date="2024-09-06T16:52:00Z">
        <w:r w:rsidRPr="00683CA3">
          <w:rPr>
            <w:rFonts w:ascii="Sylfaen" w:eastAsia="Calibri" w:hAnsi="Sylfaen"/>
            <w:lang w:val="ka-GE"/>
          </w:rPr>
          <w:lastRenderedPageBreak/>
          <w:t>•</w:t>
        </w:r>
        <w:r w:rsidRPr="00683CA3">
          <w:rPr>
            <w:rFonts w:ascii="Sylfaen" w:eastAsia="Calibri" w:hAnsi="Sylfaen"/>
            <w:lang w:val="ka-GE"/>
          </w:rPr>
          <w:tab/>
          <w:t>Built-up area (აშენებული ფართობი), რომელიც მოიცავს იატაკის ზედაპირის ფართობს დამატებული კედლების სიგანე;</w:t>
        </w:r>
      </w:ins>
    </w:p>
    <w:p w14:paraId="0E49E4AB" w14:textId="77777777" w:rsidR="00683CA3" w:rsidRPr="00683CA3" w:rsidRDefault="00683CA3" w:rsidP="00683CA3">
      <w:pPr>
        <w:pStyle w:val="NoSpacing"/>
        <w:spacing w:line="276" w:lineRule="auto"/>
        <w:ind w:firstLine="540"/>
        <w:jc w:val="both"/>
        <w:rPr>
          <w:ins w:id="33" w:author="Author" w:date="2024-09-06T16:52:00Z"/>
          <w:rFonts w:ascii="Sylfaen" w:eastAsia="Calibri" w:hAnsi="Sylfaen"/>
          <w:lang w:val="ka-GE"/>
        </w:rPr>
      </w:pPr>
      <w:ins w:id="34" w:author="Author" w:date="2024-09-06T16:52:00Z">
        <w:r w:rsidRPr="00683CA3">
          <w:rPr>
            <w:rFonts w:ascii="Sylfaen" w:eastAsia="Calibri" w:hAnsi="Sylfaen"/>
            <w:lang w:val="ka-GE"/>
          </w:rPr>
          <w:t>•</w:t>
        </w:r>
        <w:r w:rsidRPr="00683CA3">
          <w:rPr>
            <w:rFonts w:ascii="Sylfaen" w:eastAsia="Calibri" w:hAnsi="Sylfaen"/>
            <w:lang w:val="ka-GE"/>
          </w:rPr>
          <w:tab/>
          <w:t>Super built-up area (მთლიანი ფართობი), რომელიც მოიცავს ბინის აშენებულ ფართობს დამატებული შენობის ბინების შიდა ფართობებს შორის სივრცე, ლიფტის შახტები, აუზები, აივნები და ა.შ.).</w:t>
        </w:r>
      </w:ins>
    </w:p>
    <w:p w14:paraId="43D638E8" w14:textId="16885F15" w:rsidR="00683CA3" w:rsidRPr="00683CA3" w:rsidRDefault="00683CA3" w:rsidP="00683CA3">
      <w:pPr>
        <w:pStyle w:val="NoSpacing"/>
        <w:spacing w:line="276" w:lineRule="auto"/>
        <w:ind w:firstLine="540"/>
        <w:jc w:val="both"/>
        <w:rPr>
          <w:ins w:id="35" w:author="Author" w:date="2024-09-06T16:52:00Z"/>
          <w:rFonts w:ascii="Sylfaen" w:eastAsia="Calibri" w:hAnsi="Sylfaen"/>
          <w:lang w:val="ka-GE"/>
        </w:rPr>
      </w:pPr>
      <w:ins w:id="36" w:author="Author" w:date="2024-09-06T16:52:00Z">
        <w:r w:rsidRPr="00683CA3">
          <w:rPr>
            <w:rFonts w:ascii="Sylfaen" w:eastAsia="Calibri" w:hAnsi="Sylfaen"/>
            <w:lang w:val="ka-GE"/>
          </w:rPr>
          <w:t xml:space="preserve">ინდოეთში 2016 წელს მიიღეს კანონი, რომლითაც </w:t>
        </w:r>
      </w:ins>
      <w:ins w:id="37" w:author="Author" w:date="2024-09-06T17:00:00Z">
        <w:r>
          <w:rPr>
            <w:rFonts w:ascii="Sylfaen" w:eastAsia="Calibri" w:hAnsi="Sylfaen"/>
            <w:lang w:val="ka-GE"/>
          </w:rPr>
          <w:t>სამშენებლო კომპანიებისთვის</w:t>
        </w:r>
      </w:ins>
      <w:ins w:id="38" w:author="Author" w:date="2024-09-06T16:52:00Z">
        <w:r w:rsidRPr="00683CA3">
          <w:rPr>
            <w:rFonts w:ascii="Sylfaen" w:eastAsia="Calibri" w:hAnsi="Sylfaen"/>
            <w:lang w:val="ka-GE"/>
          </w:rPr>
          <w:t xml:space="preserve"> </w:t>
        </w:r>
      </w:ins>
      <w:ins w:id="39" w:author="Author" w:date="2024-09-06T17:00:00Z">
        <w:r w:rsidRPr="00683CA3">
          <w:rPr>
            <w:rFonts w:ascii="Sylfaen" w:eastAsia="Calibri" w:hAnsi="Sylfaen"/>
            <w:lang w:val="ka-GE"/>
          </w:rPr>
          <w:t xml:space="preserve">სავალდებულო გახდა </w:t>
        </w:r>
        <w:r>
          <w:rPr>
            <w:rFonts w:ascii="Sylfaen" w:eastAsia="Calibri" w:hAnsi="Sylfaen"/>
            <w:lang w:val="ka-GE"/>
          </w:rPr>
          <w:t xml:space="preserve">გასხვისებისას </w:t>
        </w:r>
      </w:ins>
      <w:ins w:id="40" w:author="Author" w:date="2024-09-06T16:52:00Z">
        <w:r w:rsidRPr="00683CA3">
          <w:rPr>
            <w:rFonts w:ascii="Sylfaen" w:eastAsia="Calibri" w:hAnsi="Sylfaen"/>
            <w:lang w:val="ka-GE"/>
          </w:rPr>
          <w:t>„იატაკის ზედაპირის ფართობი</w:t>
        </w:r>
      </w:ins>
      <w:ins w:id="41" w:author="Author" w:date="2024-09-06T17:00:00Z">
        <w:r>
          <w:rPr>
            <w:rFonts w:ascii="Sylfaen" w:eastAsia="Calibri" w:hAnsi="Sylfaen"/>
            <w:lang w:val="ka-GE"/>
          </w:rPr>
          <w:t>ს</w:t>
        </w:r>
      </w:ins>
      <w:ins w:id="42" w:author="Author" w:date="2024-09-06T16:52:00Z">
        <w:r w:rsidRPr="00683CA3">
          <w:rPr>
            <w:rFonts w:ascii="Sylfaen" w:eastAsia="Calibri" w:hAnsi="Sylfaen"/>
            <w:lang w:val="ka-GE"/>
          </w:rPr>
          <w:t>“</w:t>
        </w:r>
      </w:ins>
      <w:ins w:id="43" w:author="Author" w:date="2024-09-06T17:00:00Z">
        <w:r>
          <w:rPr>
            <w:rFonts w:ascii="Sylfaen" w:eastAsia="Calibri" w:hAnsi="Sylfaen"/>
            <w:lang w:val="ka-GE"/>
          </w:rPr>
          <w:t xml:space="preserve"> გამოყენება</w:t>
        </w:r>
      </w:ins>
      <w:ins w:id="44" w:author="Author" w:date="2024-09-06T16:52:00Z">
        <w:r w:rsidRPr="00683CA3">
          <w:rPr>
            <w:rFonts w:ascii="Sylfaen" w:eastAsia="Calibri" w:hAnsi="Sylfaen"/>
            <w:lang w:val="ka-GE"/>
          </w:rPr>
          <w:t>.</w:t>
        </w:r>
      </w:ins>
    </w:p>
    <w:p w14:paraId="0C51EC62" w14:textId="05FA6994" w:rsidR="00683CA3" w:rsidRPr="00683CA3" w:rsidRDefault="00683CA3" w:rsidP="00683CA3">
      <w:pPr>
        <w:pStyle w:val="NoSpacing"/>
        <w:spacing w:line="276" w:lineRule="auto"/>
        <w:ind w:firstLine="540"/>
        <w:jc w:val="both"/>
        <w:rPr>
          <w:ins w:id="45" w:author="Author" w:date="2024-09-06T16:52:00Z"/>
          <w:rFonts w:ascii="Sylfaen" w:eastAsia="Calibri" w:hAnsi="Sylfaen"/>
          <w:lang w:val="ka-GE"/>
        </w:rPr>
      </w:pPr>
      <w:ins w:id="46" w:author="Author" w:date="2024-09-06T16:52:00Z">
        <w:r w:rsidRPr="00683CA3">
          <w:rPr>
            <w:rFonts w:ascii="Sylfaen" w:eastAsia="Calibri" w:hAnsi="Sylfaen"/>
            <w:lang w:val="ka-GE"/>
          </w:rPr>
          <w:t>იაპონიის იუსტიციის მინისტრის ბრძანებით ოფიციალური სარეგისტრაციო მიზნებისთვის გამოიყენება კედლებს შორის სივრცის გაზომვის მეთოდი, რაც გულისხმობს, რომ ბინის ფართობად აზომილია ბინის კედლებს შორის არსებული სივრცე. აღნიშნული მეთოდით გამოთვლილი ფართობი მითითებულია უძრავი ქონების სარეგისტრაციო დოკუმენტაციაში, ასევე უძრავ ქონებაზე დადებულ ხელშეკრულებებში.</w:t>
        </w:r>
      </w:ins>
    </w:p>
    <w:p w14:paraId="5146F4E1" w14:textId="77777777" w:rsidR="00683CA3" w:rsidRPr="009F0EE4" w:rsidRDefault="00683CA3" w:rsidP="00683CA3">
      <w:pPr>
        <w:pStyle w:val="NoSpacing"/>
        <w:spacing w:line="276" w:lineRule="auto"/>
        <w:ind w:firstLine="540"/>
        <w:jc w:val="both"/>
        <w:rPr>
          <w:rFonts w:ascii="Sylfaen" w:eastAsia="Calibri" w:hAnsi="Sylfaen"/>
          <w:lang w:val="ka-GE"/>
        </w:rPr>
      </w:pPr>
    </w:p>
    <w:p w14:paraId="294CD9C0" w14:textId="77777777" w:rsidR="00461A87" w:rsidRPr="009F0EE4" w:rsidRDefault="00461A87" w:rsidP="001C53C4">
      <w:pPr>
        <w:pStyle w:val="NoSpacing"/>
        <w:spacing w:line="276" w:lineRule="auto"/>
        <w:ind w:firstLine="540"/>
        <w:jc w:val="both"/>
        <w:rPr>
          <w:rFonts w:ascii="Sylfaen" w:eastAsia="Calibri" w:hAnsi="Sylfaen"/>
          <w:lang w:val="ka-GE"/>
        </w:rPr>
      </w:pPr>
    </w:p>
    <w:p w14:paraId="044A6F6C" w14:textId="77777777" w:rsidR="00461A87" w:rsidRPr="009F0EE4" w:rsidRDefault="00461A87" w:rsidP="001C53C4">
      <w:pPr>
        <w:pStyle w:val="NoSpacing"/>
        <w:spacing w:line="276" w:lineRule="auto"/>
        <w:ind w:firstLine="540"/>
        <w:jc w:val="both"/>
        <w:rPr>
          <w:rFonts w:ascii="Sylfaen" w:eastAsia="Sylfaen" w:hAnsi="Sylfaen" w:cs="Sylfaen"/>
          <w:b/>
          <w:w w:val="101"/>
          <w:lang w:val="ka-GE"/>
        </w:rPr>
      </w:pPr>
      <w:r w:rsidRPr="009F0EE4">
        <w:rPr>
          <w:rFonts w:ascii="Sylfaen" w:eastAsia="Sylfaen" w:hAnsi="Sylfaen" w:cs="Sylfaen"/>
          <w:b/>
          <w:lang w:val="ka-GE"/>
        </w:rPr>
        <w:t>ინფორმაცია</w:t>
      </w:r>
      <w:r w:rsidRPr="009F0EE4">
        <w:rPr>
          <w:rFonts w:ascii="Sylfaen" w:eastAsia="Sylfaen" w:hAnsi="Sylfaen" w:cs="Sylfaen"/>
          <w:b/>
          <w:spacing w:val="13"/>
          <w:lang w:val="ka-GE"/>
        </w:rPr>
        <w:t xml:space="preserve"> </w:t>
      </w:r>
      <w:r w:rsidRPr="009F0EE4">
        <w:rPr>
          <w:rFonts w:ascii="Sylfaen" w:eastAsia="Sylfaen" w:hAnsi="Sylfaen" w:cs="Sylfaen"/>
          <w:b/>
          <w:lang w:val="ka-GE"/>
        </w:rPr>
        <w:t>ევროკავშირის</w:t>
      </w:r>
      <w:r w:rsidRPr="009F0EE4">
        <w:rPr>
          <w:rFonts w:ascii="Sylfaen" w:eastAsia="Sylfaen" w:hAnsi="Sylfaen" w:cs="Sylfaen"/>
          <w:b/>
          <w:spacing w:val="15"/>
          <w:lang w:val="ka-GE"/>
        </w:rPr>
        <w:t xml:space="preserve"> </w:t>
      </w:r>
      <w:r w:rsidRPr="009F0EE4">
        <w:rPr>
          <w:rFonts w:ascii="Sylfaen" w:eastAsia="Sylfaen" w:hAnsi="Sylfaen" w:cs="Sylfaen"/>
          <w:b/>
          <w:lang w:val="ka-GE"/>
        </w:rPr>
        <w:t>სამართლებრივი</w:t>
      </w:r>
      <w:r w:rsidRPr="009F0EE4">
        <w:rPr>
          <w:rFonts w:ascii="Sylfaen" w:eastAsia="Sylfaen" w:hAnsi="Sylfaen" w:cs="Sylfaen"/>
          <w:b/>
          <w:spacing w:val="17"/>
          <w:lang w:val="ka-GE"/>
        </w:rPr>
        <w:t xml:space="preserve"> </w:t>
      </w:r>
      <w:r w:rsidRPr="009F0EE4">
        <w:rPr>
          <w:rFonts w:ascii="Sylfaen" w:eastAsia="Sylfaen" w:hAnsi="Sylfaen" w:cs="Sylfaen"/>
          <w:b/>
          <w:lang w:val="ka-GE"/>
        </w:rPr>
        <w:t>აქტის</w:t>
      </w:r>
      <w:r w:rsidRPr="009F0EE4">
        <w:rPr>
          <w:rFonts w:ascii="Sylfaen" w:eastAsia="Sylfaen" w:hAnsi="Sylfaen" w:cs="Sylfaen"/>
          <w:b/>
          <w:spacing w:val="13"/>
          <w:lang w:val="ka-GE"/>
        </w:rPr>
        <w:t xml:space="preserve"> </w:t>
      </w:r>
      <w:r w:rsidRPr="009F0EE4">
        <w:rPr>
          <w:rFonts w:ascii="Sylfaen" w:eastAsia="Sylfaen" w:hAnsi="Sylfaen" w:cs="Sylfaen"/>
          <w:b/>
          <w:w w:val="101"/>
          <w:lang w:val="ka-GE"/>
        </w:rPr>
        <w:t>შესახებ</w:t>
      </w:r>
    </w:p>
    <w:p w14:paraId="36A13F74" w14:textId="77777777" w:rsidR="00461A87" w:rsidRPr="009F0EE4" w:rsidRDefault="00461A87" w:rsidP="001C53C4">
      <w:pPr>
        <w:pStyle w:val="NoSpacing"/>
        <w:spacing w:line="276" w:lineRule="auto"/>
        <w:ind w:firstLine="540"/>
        <w:jc w:val="both"/>
        <w:rPr>
          <w:rFonts w:ascii="Sylfaen" w:eastAsia="Calibri" w:hAnsi="Sylfaen"/>
          <w:b/>
          <w:bCs/>
          <w:lang w:val="ka-GE"/>
        </w:rPr>
      </w:pPr>
      <w:r w:rsidRPr="009F0EE4">
        <w:rPr>
          <w:rFonts w:ascii="Sylfaen" w:eastAsia="Sylfaen" w:hAnsi="Sylfaen" w:cs="Sylfaen"/>
          <w:lang w:val="ka-GE"/>
        </w:rPr>
        <w:t>პროექტი არ უკავშირდება ევროკავშირის სამართლებრივ აქტს, რომელთან დაახლოების ვალდებულებაც გამომდინარეობს „ერთი მხრივ, საქართველოსა და, მეორე მხრივ, ევროკავშირს და ევროპის ატომური ენერგიის გაერთიანებას და მათ წევრ სახელმწიფოებს შორის ასოცირების შესახებ შეთანხმებიდან“ ან ევროკავშირთან დადებული საქართველოს სხვა ორმხრივი და მრავალმხრივი ხელშეკრულებებიდან.</w:t>
      </w:r>
    </w:p>
    <w:p w14:paraId="630C07FA" w14:textId="77777777" w:rsidR="00461A87" w:rsidRPr="009F0EE4" w:rsidRDefault="00461A87" w:rsidP="001C53C4">
      <w:pPr>
        <w:pStyle w:val="NoSpacing"/>
        <w:spacing w:line="276" w:lineRule="auto"/>
        <w:ind w:firstLine="540"/>
        <w:jc w:val="both"/>
        <w:rPr>
          <w:rFonts w:ascii="Sylfaen" w:eastAsia="Calibri" w:hAnsi="Sylfaen"/>
          <w:b/>
          <w:bCs/>
          <w:lang w:val="ka-GE"/>
        </w:rPr>
      </w:pPr>
    </w:p>
    <w:p w14:paraId="5F9ADC8F" w14:textId="77777777" w:rsidR="00461A87" w:rsidRPr="009F0EE4" w:rsidRDefault="00461A87" w:rsidP="001C53C4">
      <w:pPr>
        <w:pStyle w:val="NoSpacing"/>
        <w:spacing w:line="276" w:lineRule="auto"/>
        <w:ind w:firstLine="540"/>
        <w:jc w:val="both"/>
        <w:rPr>
          <w:rFonts w:ascii="Sylfaen" w:hAnsi="Sylfaen" w:cs="Calibri"/>
          <w:lang w:val="ka-GE"/>
        </w:rPr>
      </w:pPr>
      <w:r w:rsidRPr="009F0EE4">
        <w:rPr>
          <w:rFonts w:ascii="Sylfaen" w:hAnsi="Sylfaen" w:cs="Sylfaen"/>
          <w:b/>
          <w:bCs/>
          <w:lang w:val="ka-GE"/>
        </w:rPr>
        <w:t>ბავშვის</w:t>
      </w:r>
      <w:r w:rsidRPr="009F0EE4">
        <w:rPr>
          <w:rFonts w:ascii="Sylfaen" w:hAnsi="Sylfaen" w:cs="Calibri"/>
          <w:b/>
          <w:bCs/>
          <w:lang w:val="ka-GE"/>
        </w:rPr>
        <w:t xml:space="preserve"> </w:t>
      </w:r>
      <w:r w:rsidRPr="009F0EE4">
        <w:rPr>
          <w:rFonts w:ascii="Sylfaen" w:hAnsi="Sylfaen" w:cs="Sylfaen"/>
          <w:b/>
          <w:bCs/>
          <w:lang w:val="ka-GE"/>
        </w:rPr>
        <w:t>უფლებრივ</w:t>
      </w:r>
      <w:r w:rsidRPr="009F0EE4">
        <w:rPr>
          <w:rFonts w:ascii="Sylfaen" w:hAnsi="Sylfaen" w:cs="Calibri"/>
          <w:b/>
          <w:bCs/>
          <w:lang w:val="ka-GE"/>
        </w:rPr>
        <w:t xml:space="preserve"> </w:t>
      </w:r>
      <w:r w:rsidRPr="009F0EE4">
        <w:rPr>
          <w:rFonts w:ascii="Sylfaen" w:hAnsi="Sylfaen" w:cs="Sylfaen"/>
          <w:b/>
          <w:bCs/>
          <w:lang w:val="ka-GE"/>
        </w:rPr>
        <w:t>მდგომარეობაზე</w:t>
      </w:r>
      <w:r w:rsidRPr="009F0EE4">
        <w:rPr>
          <w:rFonts w:ascii="Sylfaen" w:hAnsi="Sylfaen" w:cs="Calibri"/>
          <w:b/>
          <w:bCs/>
          <w:lang w:val="ka-GE"/>
        </w:rPr>
        <w:t xml:space="preserve"> </w:t>
      </w:r>
      <w:r w:rsidRPr="009F0EE4">
        <w:rPr>
          <w:rFonts w:ascii="Sylfaen" w:hAnsi="Sylfaen" w:cs="Sylfaen"/>
          <w:b/>
          <w:bCs/>
          <w:lang w:val="ka-GE"/>
        </w:rPr>
        <w:t>სამართლებრივი</w:t>
      </w:r>
      <w:r w:rsidRPr="009F0EE4">
        <w:rPr>
          <w:rFonts w:ascii="Sylfaen" w:hAnsi="Sylfaen" w:cs="Calibri"/>
          <w:b/>
          <w:bCs/>
          <w:lang w:val="ka-GE"/>
        </w:rPr>
        <w:t xml:space="preserve"> </w:t>
      </w:r>
      <w:r w:rsidRPr="009F0EE4">
        <w:rPr>
          <w:rFonts w:ascii="Sylfaen" w:hAnsi="Sylfaen" w:cs="Sylfaen"/>
          <w:b/>
          <w:bCs/>
          <w:lang w:val="ka-GE"/>
        </w:rPr>
        <w:t>აქტის</w:t>
      </w:r>
      <w:r w:rsidRPr="009F0EE4">
        <w:rPr>
          <w:rFonts w:ascii="Sylfaen" w:hAnsi="Sylfaen" w:cs="Calibri"/>
          <w:b/>
          <w:bCs/>
          <w:lang w:val="ka-GE"/>
        </w:rPr>
        <w:t xml:space="preserve"> </w:t>
      </w:r>
      <w:r w:rsidRPr="009F0EE4">
        <w:rPr>
          <w:rFonts w:ascii="Sylfaen" w:hAnsi="Sylfaen" w:cs="Sylfaen"/>
          <w:b/>
          <w:bCs/>
          <w:lang w:val="ka-GE"/>
        </w:rPr>
        <w:t>ზეგავლენის</w:t>
      </w:r>
      <w:r w:rsidRPr="009F0EE4">
        <w:rPr>
          <w:rFonts w:ascii="Sylfaen" w:hAnsi="Sylfaen" w:cs="Calibri"/>
          <w:b/>
          <w:bCs/>
          <w:lang w:val="ka-GE"/>
        </w:rPr>
        <w:t xml:space="preserve"> </w:t>
      </w:r>
      <w:r w:rsidRPr="009F0EE4">
        <w:rPr>
          <w:rFonts w:ascii="Sylfaen" w:hAnsi="Sylfaen" w:cs="Sylfaen"/>
          <w:b/>
          <w:bCs/>
          <w:lang w:val="ka-GE"/>
        </w:rPr>
        <w:t>შეფასება</w:t>
      </w:r>
    </w:p>
    <w:p w14:paraId="530C3283" w14:textId="77777777" w:rsidR="00461A87" w:rsidRPr="009F0EE4" w:rsidRDefault="00461A87" w:rsidP="001C53C4">
      <w:pPr>
        <w:pStyle w:val="NoSpacing"/>
        <w:spacing w:line="276" w:lineRule="auto"/>
        <w:ind w:firstLine="540"/>
        <w:jc w:val="both"/>
        <w:rPr>
          <w:rFonts w:ascii="Sylfaen" w:eastAsia="Calibri" w:hAnsi="Sylfaen"/>
          <w:b/>
          <w:lang w:val="ka-GE"/>
        </w:rPr>
      </w:pPr>
      <w:r w:rsidRPr="009F0EE4">
        <w:rPr>
          <w:rFonts w:ascii="Sylfaen" w:hAnsi="Sylfaen" w:cs="Sylfaen"/>
          <w:lang w:val="ka-GE"/>
        </w:rPr>
        <w:t>დადგენილების</w:t>
      </w:r>
      <w:r w:rsidRPr="009F0EE4">
        <w:rPr>
          <w:rFonts w:ascii="Sylfaen" w:hAnsi="Sylfaen" w:cs="Calibri"/>
          <w:lang w:val="ka-GE"/>
        </w:rPr>
        <w:t xml:space="preserve"> </w:t>
      </w:r>
      <w:r w:rsidRPr="009F0EE4">
        <w:rPr>
          <w:rFonts w:ascii="Sylfaen" w:hAnsi="Sylfaen" w:cs="Sylfaen"/>
          <w:lang w:val="ka-GE"/>
        </w:rPr>
        <w:t>პროექტი</w:t>
      </w:r>
      <w:r w:rsidRPr="009F0EE4">
        <w:rPr>
          <w:rFonts w:ascii="Sylfaen" w:hAnsi="Sylfaen" w:cs="Calibri"/>
          <w:lang w:val="ka-GE"/>
        </w:rPr>
        <w:t xml:space="preserve"> </w:t>
      </w:r>
      <w:r w:rsidRPr="009F0EE4">
        <w:rPr>
          <w:rFonts w:ascii="Sylfaen" w:hAnsi="Sylfaen" w:cs="Sylfaen"/>
          <w:lang w:val="ka-GE"/>
        </w:rPr>
        <w:t>არ</w:t>
      </w:r>
      <w:r w:rsidRPr="009F0EE4">
        <w:rPr>
          <w:rFonts w:ascii="Sylfaen" w:hAnsi="Sylfaen" w:cs="Calibri"/>
          <w:lang w:val="ka-GE"/>
        </w:rPr>
        <w:t xml:space="preserve"> </w:t>
      </w:r>
      <w:r w:rsidRPr="009F0EE4">
        <w:rPr>
          <w:rFonts w:ascii="Sylfaen" w:hAnsi="Sylfaen" w:cs="Sylfaen"/>
          <w:lang w:val="ka-GE"/>
        </w:rPr>
        <w:t>ახდენს</w:t>
      </w:r>
      <w:r w:rsidRPr="009F0EE4">
        <w:rPr>
          <w:rFonts w:ascii="Sylfaen" w:hAnsi="Sylfaen" w:cs="Calibri"/>
          <w:lang w:val="ka-GE"/>
        </w:rPr>
        <w:t xml:space="preserve"> </w:t>
      </w:r>
      <w:r w:rsidRPr="009F0EE4">
        <w:rPr>
          <w:rFonts w:ascii="Sylfaen" w:hAnsi="Sylfaen" w:cs="Sylfaen"/>
          <w:lang w:val="ka-GE"/>
        </w:rPr>
        <w:t>ზეგავლენას</w:t>
      </w:r>
      <w:r w:rsidRPr="009F0EE4">
        <w:rPr>
          <w:rFonts w:ascii="Sylfaen" w:hAnsi="Sylfaen" w:cs="Calibri"/>
          <w:lang w:val="ka-GE"/>
        </w:rPr>
        <w:t xml:space="preserve"> </w:t>
      </w:r>
      <w:r w:rsidRPr="009F0EE4">
        <w:rPr>
          <w:rFonts w:ascii="Sylfaen" w:hAnsi="Sylfaen" w:cs="Sylfaen"/>
          <w:lang w:val="ka-GE"/>
        </w:rPr>
        <w:t>ბავშვის</w:t>
      </w:r>
      <w:r w:rsidRPr="009F0EE4">
        <w:rPr>
          <w:rFonts w:ascii="Sylfaen" w:hAnsi="Sylfaen" w:cs="Calibri"/>
          <w:lang w:val="ka-GE"/>
        </w:rPr>
        <w:t xml:space="preserve"> </w:t>
      </w:r>
      <w:r w:rsidRPr="009F0EE4">
        <w:rPr>
          <w:rFonts w:ascii="Sylfaen" w:hAnsi="Sylfaen" w:cs="Sylfaen"/>
          <w:lang w:val="ka-GE"/>
        </w:rPr>
        <w:t>უფლებრივ</w:t>
      </w:r>
      <w:r w:rsidRPr="009F0EE4">
        <w:rPr>
          <w:rFonts w:ascii="Sylfaen" w:hAnsi="Sylfaen" w:cs="Calibri"/>
          <w:lang w:val="ka-GE"/>
        </w:rPr>
        <w:t xml:space="preserve"> </w:t>
      </w:r>
      <w:r w:rsidRPr="009F0EE4">
        <w:rPr>
          <w:rFonts w:ascii="Sylfaen" w:hAnsi="Sylfaen" w:cs="Sylfaen"/>
          <w:lang w:val="ka-GE"/>
        </w:rPr>
        <w:t>მდგომარეობაზე</w:t>
      </w:r>
      <w:r w:rsidRPr="009F0EE4">
        <w:rPr>
          <w:rFonts w:ascii="Sylfaen" w:hAnsi="Sylfaen" w:cs="Calibri"/>
          <w:lang w:val="ka-GE"/>
        </w:rPr>
        <w:t>.</w:t>
      </w:r>
    </w:p>
    <w:p w14:paraId="15FAC042" w14:textId="77777777" w:rsidR="00461A87" w:rsidRPr="009F0EE4" w:rsidRDefault="00461A87" w:rsidP="001C53C4">
      <w:pPr>
        <w:pStyle w:val="NoSpacing"/>
        <w:spacing w:line="276" w:lineRule="auto"/>
        <w:ind w:firstLine="540"/>
        <w:jc w:val="both"/>
        <w:rPr>
          <w:rFonts w:ascii="Sylfaen" w:eastAsia="Calibri" w:hAnsi="Sylfaen"/>
          <w:b/>
          <w:lang w:val="ka-GE"/>
        </w:rPr>
      </w:pPr>
    </w:p>
    <w:p w14:paraId="4FAE5055" w14:textId="77777777" w:rsidR="00461A87" w:rsidRPr="009F0EE4" w:rsidRDefault="00461A87" w:rsidP="001C53C4">
      <w:pPr>
        <w:pStyle w:val="NoSpacing"/>
        <w:spacing w:line="276" w:lineRule="auto"/>
        <w:ind w:firstLine="540"/>
        <w:jc w:val="both"/>
        <w:rPr>
          <w:rFonts w:ascii="Sylfaen" w:eastAsia="Calibri" w:hAnsi="Sylfaen"/>
          <w:b/>
          <w:bCs/>
          <w:lang w:val="ka-GE"/>
        </w:rPr>
      </w:pPr>
      <w:r w:rsidRPr="009F0EE4">
        <w:rPr>
          <w:rFonts w:ascii="Sylfaen" w:eastAsia="Calibri" w:hAnsi="Sylfaen" w:cs="Sylfaen"/>
          <w:b/>
          <w:bCs/>
          <w:lang w:val="ka-GE"/>
        </w:rPr>
        <w:t>გენდერული</w:t>
      </w:r>
      <w:r w:rsidRPr="009F0EE4">
        <w:rPr>
          <w:rFonts w:ascii="Sylfaen" w:eastAsia="Calibri" w:hAnsi="Sylfaen"/>
          <w:b/>
          <w:bCs/>
          <w:lang w:val="ka-GE"/>
        </w:rPr>
        <w:t xml:space="preserve"> </w:t>
      </w:r>
      <w:r w:rsidRPr="009F0EE4">
        <w:rPr>
          <w:rFonts w:ascii="Sylfaen" w:eastAsia="Calibri" w:hAnsi="Sylfaen" w:cs="Sylfaen"/>
          <w:b/>
          <w:bCs/>
          <w:lang w:val="ka-GE"/>
        </w:rPr>
        <w:t>თანასწორობის</w:t>
      </w:r>
      <w:r w:rsidRPr="009F0EE4">
        <w:rPr>
          <w:rFonts w:ascii="Sylfaen" w:eastAsia="Calibri" w:hAnsi="Sylfaen"/>
          <w:b/>
          <w:bCs/>
          <w:lang w:val="ka-GE"/>
        </w:rPr>
        <w:t xml:space="preserve"> </w:t>
      </w:r>
      <w:r w:rsidRPr="009F0EE4">
        <w:rPr>
          <w:rFonts w:ascii="Sylfaen" w:eastAsia="Calibri" w:hAnsi="Sylfaen" w:cs="Sylfaen"/>
          <w:b/>
          <w:bCs/>
          <w:lang w:val="ka-GE"/>
        </w:rPr>
        <w:t>მოსალოდნელი</w:t>
      </w:r>
      <w:r w:rsidRPr="009F0EE4">
        <w:rPr>
          <w:rFonts w:ascii="Sylfaen" w:eastAsia="Calibri" w:hAnsi="Sylfaen"/>
          <w:b/>
          <w:bCs/>
          <w:lang w:val="ka-GE"/>
        </w:rPr>
        <w:t xml:space="preserve"> </w:t>
      </w:r>
      <w:r w:rsidRPr="009F0EE4">
        <w:rPr>
          <w:rFonts w:ascii="Sylfaen" w:eastAsia="Calibri" w:hAnsi="Sylfaen" w:cs="Sylfaen"/>
          <w:b/>
          <w:bCs/>
          <w:lang w:val="ka-GE"/>
        </w:rPr>
        <w:t>ზეგავლენის</w:t>
      </w:r>
      <w:r w:rsidRPr="009F0EE4">
        <w:rPr>
          <w:rFonts w:ascii="Sylfaen" w:eastAsia="Calibri" w:hAnsi="Sylfaen"/>
          <w:b/>
          <w:bCs/>
          <w:lang w:val="ka-GE"/>
        </w:rPr>
        <w:t xml:space="preserve"> </w:t>
      </w:r>
      <w:r w:rsidRPr="009F0EE4">
        <w:rPr>
          <w:rFonts w:ascii="Sylfaen" w:eastAsia="Calibri" w:hAnsi="Sylfaen" w:cs="Sylfaen"/>
          <w:b/>
          <w:bCs/>
          <w:lang w:val="ka-GE"/>
        </w:rPr>
        <w:t>შეფასება</w:t>
      </w:r>
    </w:p>
    <w:p w14:paraId="6D4CBB19" w14:textId="77777777" w:rsidR="00461A87" w:rsidRPr="009F0EE4" w:rsidRDefault="00461A87" w:rsidP="001C53C4">
      <w:pPr>
        <w:pStyle w:val="NoSpacing"/>
        <w:spacing w:line="276" w:lineRule="auto"/>
        <w:ind w:firstLine="540"/>
        <w:jc w:val="both"/>
        <w:rPr>
          <w:rFonts w:ascii="Sylfaen" w:hAnsi="Sylfaen" w:cs="Calibri"/>
          <w:b/>
          <w:bCs/>
          <w:lang w:val="ka-GE"/>
        </w:rPr>
      </w:pPr>
      <w:r w:rsidRPr="009F0EE4">
        <w:rPr>
          <w:rFonts w:ascii="Sylfaen" w:eastAsia="Calibri" w:hAnsi="Sylfaen" w:cs="Sylfaen"/>
          <w:lang w:val="ka-GE"/>
        </w:rPr>
        <w:t>დადგენილების</w:t>
      </w:r>
      <w:r w:rsidRPr="009F0EE4">
        <w:rPr>
          <w:rFonts w:ascii="Sylfaen" w:eastAsia="Calibri" w:hAnsi="Sylfaen"/>
          <w:lang w:val="ka-GE"/>
        </w:rPr>
        <w:t xml:space="preserve"> </w:t>
      </w:r>
      <w:r w:rsidRPr="009F0EE4">
        <w:rPr>
          <w:rFonts w:ascii="Sylfaen" w:eastAsia="Calibri" w:hAnsi="Sylfaen" w:cs="Sylfaen"/>
          <w:lang w:val="ka-GE"/>
        </w:rPr>
        <w:t>მიღებით</w:t>
      </w:r>
      <w:r w:rsidRPr="009F0EE4">
        <w:rPr>
          <w:rFonts w:ascii="Sylfaen" w:eastAsia="Calibri" w:hAnsi="Sylfaen"/>
          <w:lang w:val="ka-GE"/>
        </w:rPr>
        <w:t xml:space="preserve"> </w:t>
      </w:r>
      <w:r w:rsidRPr="009F0EE4">
        <w:rPr>
          <w:rFonts w:ascii="Sylfaen" w:eastAsia="Calibri" w:hAnsi="Sylfaen" w:cs="Sylfaen"/>
          <w:lang w:val="ka-GE"/>
        </w:rPr>
        <w:t>გენდერული</w:t>
      </w:r>
      <w:r w:rsidRPr="009F0EE4">
        <w:rPr>
          <w:rFonts w:ascii="Sylfaen" w:eastAsia="Calibri" w:hAnsi="Sylfaen"/>
          <w:lang w:val="ka-GE"/>
        </w:rPr>
        <w:t xml:space="preserve"> </w:t>
      </w:r>
      <w:r w:rsidRPr="009F0EE4">
        <w:rPr>
          <w:rFonts w:ascii="Sylfaen" w:eastAsia="Calibri" w:hAnsi="Sylfaen" w:cs="Sylfaen"/>
          <w:lang w:val="ka-GE"/>
        </w:rPr>
        <w:t>თანასწორობის</w:t>
      </w:r>
      <w:r w:rsidRPr="009F0EE4">
        <w:rPr>
          <w:rFonts w:ascii="Sylfaen" w:eastAsia="Calibri" w:hAnsi="Sylfaen"/>
          <w:lang w:val="ka-GE"/>
        </w:rPr>
        <w:t xml:space="preserve"> </w:t>
      </w:r>
      <w:r w:rsidRPr="009F0EE4">
        <w:rPr>
          <w:rFonts w:ascii="Sylfaen" w:eastAsia="Calibri" w:hAnsi="Sylfaen" w:cs="Sylfaen"/>
          <w:lang w:val="ka-GE"/>
        </w:rPr>
        <w:t>მდგომარეობაზე</w:t>
      </w:r>
      <w:r w:rsidRPr="009F0EE4">
        <w:rPr>
          <w:rFonts w:ascii="Sylfaen" w:eastAsia="Calibri" w:hAnsi="Sylfaen"/>
          <w:lang w:val="ka-GE"/>
        </w:rPr>
        <w:t xml:space="preserve"> </w:t>
      </w:r>
      <w:r w:rsidRPr="009F0EE4">
        <w:rPr>
          <w:rFonts w:ascii="Sylfaen" w:eastAsia="Calibri" w:hAnsi="Sylfaen" w:cs="Sylfaen"/>
          <w:lang w:val="ka-GE"/>
        </w:rPr>
        <w:t>ზეგავლენის</w:t>
      </w:r>
      <w:r w:rsidRPr="009F0EE4">
        <w:rPr>
          <w:rFonts w:ascii="Sylfaen" w:eastAsia="Calibri" w:hAnsi="Sylfaen"/>
          <w:lang w:val="ka-GE"/>
        </w:rPr>
        <w:t xml:space="preserve"> </w:t>
      </w:r>
      <w:r w:rsidRPr="009F0EE4">
        <w:rPr>
          <w:rFonts w:ascii="Sylfaen" w:eastAsia="Calibri" w:hAnsi="Sylfaen" w:cs="Sylfaen"/>
          <w:lang w:val="ka-GE"/>
        </w:rPr>
        <w:t>მოხდენა</w:t>
      </w:r>
      <w:r w:rsidRPr="009F0EE4">
        <w:rPr>
          <w:rFonts w:ascii="Sylfaen" w:eastAsia="Calibri" w:hAnsi="Sylfaen"/>
          <w:lang w:val="ka-GE"/>
        </w:rPr>
        <w:t xml:space="preserve"> </w:t>
      </w:r>
      <w:r w:rsidRPr="009F0EE4">
        <w:rPr>
          <w:rFonts w:ascii="Sylfaen" w:eastAsia="Calibri" w:hAnsi="Sylfaen" w:cs="Sylfaen"/>
          <w:lang w:val="ka-GE"/>
        </w:rPr>
        <w:t>მოსალოდნელი</w:t>
      </w:r>
      <w:r w:rsidRPr="009F0EE4">
        <w:rPr>
          <w:rFonts w:ascii="Sylfaen" w:eastAsia="Calibri" w:hAnsi="Sylfaen"/>
          <w:lang w:val="ka-GE"/>
        </w:rPr>
        <w:t xml:space="preserve"> </w:t>
      </w:r>
      <w:r w:rsidRPr="009F0EE4">
        <w:rPr>
          <w:rFonts w:ascii="Sylfaen" w:eastAsia="Calibri" w:hAnsi="Sylfaen" w:cs="Sylfaen"/>
          <w:lang w:val="ka-GE"/>
        </w:rPr>
        <w:t>არ</w:t>
      </w:r>
      <w:r w:rsidRPr="009F0EE4">
        <w:rPr>
          <w:rFonts w:ascii="Sylfaen" w:eastAsia="Calibri" w:hAnsi="Sylfaen"/>
          <w:lang w:val="ka-GE"/>
        </w:rPr>
        <w:t xml:space="preserve"> </w:t>
      </w:r>
      <w:r w:rsidRPr="009F0EE4">
        <w:rPr>
          <w:rFonts w:ascii="Sylfaen" w:eastAsia="Calibri" w:hAnsi="Sylfaen" w:cs="Sylfaen"/>
          <w:lang w:val="ka-GE"/>
        </w:rPr>
        <w:t>არის</w:t>
      </w:r>
      <w:r w:rsidRPr="009F0EE4">
        <w:rPr>
          <w:rFonts w:ascii="Sylfaen" w:eastAsia="Calibri" w:hAnsi="Sylfaen"/>
          <w:lang w:val="ka-GE"/>
        </w:rPr>
        <w:t>.</w:t>
      </w:r>
    </w:p>
    <w:p w14:paraId="33B28F57" w14:textId="77777777" w:rsidR="00461A87" w:rsidRPr="009F0EE4" w:rsidRDefault="00461A87" w:rsidP="001C53C4">
      <w:pPr>
        <w:pStyle w:val="NoSpacing"/>
        <w:spacing w:line="276" w:lineRule="auto"/>
        <w:ind w:firstLine="540"/>
        <w:jc w:val="both"/>
        <w:rPr>
          <w:rFonts w:ascii="Sylfaen" w:eastAsia="Calibri" w:hAnsi="Sylfaen"/>
          <w:b/>
          <w:lang w:val="ka-GE"/>
        </w:rPr>
      </w:pPr>
    </w:p>
    <w:p w14:paraId="6431CDC0" w14:textId="77777777" w:rsidR="00461A87" w:rsidRPr="001C53C4" w:rsidRDefault="00461A87" w:rsidP="001C53C4">
      <w:pPr>
        <w:pStyle w:val="NoSpacing"/>
        <w:spacing w:line="276" w:lineRule="auto"/>
        <w:ind w:firstLine="540"/>
        <w:jc w:val="both"/>
        <w:rPr>
          <w:rFonts w:ascii="Sylfaen" w:eastAsia="Calibri" w:hAnsi="Sylfaen"/>
          <w:b/>
          <w:lang w:val="ka-GE"/>
        </w:rPr>
      </w:pPr>
      <w:r w:rsidRPr="009F0EE4">
        <w:rPr>
          <w:rFonts w:ascii="Sylfaen" w:eastAsia="Calibri" w:hAnsi="Sylfaen" w:cs="Sylfaen"/>
          <w:b/>
          <w:lang w:val="ka-GE"/>
        </w:rPr>
        <w:t>პროექტის</w:t>
      </w:r>
      <w:r w:rsidRPr="009F0EE4">
        <w:rPr>
          <w:rFonts w:ascii="Sylfaen" w:eastAsia="Calibri" w:hAnsi="Sylfaen"/>
          <w:b/>
          <w:lang w:val="ka-GE"/>
        </w:rPr>
        <w:t xml:space="preserve"> </w:t>
      </w:r>
      <w:r w:rsidRPr="009F0EE4">
        <w:rPr>
          <w:rFonts w:ascii="Sylfaen" w:eastAsia="Calibri" w:hAnsi="Sylfaen" w:cs="Sylfaen"/>
          <w:b/>
          <w:lang w:val="ka-GE"/>
        </w:rPr>
        <w:t>მიღებით</w:t>
      </w:r>
      <w:r w:rsidRPr="009F0EE4">
        <w:rPr>
          <w:rFonts w:ascii="Sylfaen" w:eastAsia="Calibri" w:hAnsi="Sylfaen"/>
          <w:b/>
          <w:lang w:val="ka-GE"/>
        </w:rPr>
        <w:t xml:space="preserve"> </w:t>
      </w:r>
      <w:r w:rsidRPr="009F0EE4">
        <w:rPr>
          <w:rFonts w:ascii="Sylfaen" w:eastAsia="Calibri" w:hAnsi="Sylfaen" w:cs="Sylfaen"/>
          <w:b/>
          <w:lang w:val="ka-GE"/>
        </w:rPr>
        <w:t>გამოწვეული</w:t>
      </w:r>
      <w:r w:rsidRPr="009F0EE4">
        <w:rPr>
          <w:rFonts w:ascii="Sylfaen" w:eastAsia="Calibri" w:hAnsi="Sylfaen"/>
          <w:b/>
          <w:lang w:val="ka-GE"/>
        </w:rPr>
        <w:t xml:space="preserve"> </w:t>
      </w:r>
      <w:r w:rsidRPr="009F0EE4">
        <w:rPr>
          <w:rFonts w:ascii="Sylfaen" w:eastAsia="Calibri" w:hAnsi="Sylfaen" w:cs="Sylfaen"/>
          <w:b/>
          <w:lang w:val="ka-GE"/>
        </w:rPr>
        <w:t>საფინანსო</w:t>
      </w:r>
      <w:r w:rsidRPr="009F0EE4">
        <w:rPr>
          <w:rFonts w:ascii="Sylfaen" w:eastAsia="Calibri" w:hAnsi="Sylfaen"/>
          <w:b/>
          <w:lang w:val="ka-GE"/>
        </w:rPr>
        <w:t>-</w:t>
      </w:r>
      <w:r w:rsidRPr="009F0EE4">
        <w:rPr>
          <w:rFonts w:ascii="Sylfaen" w:eastAsia="Calibri" w:hAnsi="Sylfaen" w:cs="Sylfaen"/>
          <w:b/>
          <w:lang w:val="ka-GE"/>
        </w:rPr>
        <w:t>ეკონომიკური</w:t>
      </w:r>
      <w:r w:rsidRPr="009F0EE4">
        <w:rPr>
          <w:rFonts w:ascii="Sylfaen" w:eastAsia="Calibri" w:hAnsi="Sylfaen"/>
          <w:b/>
          <w:lang w:val="ka-GE"/>
        </w:rPr>
        <w:t xml:space="preserve"> </w:t>
      </w:r>
      <w:r w:rsidRPr="009F0EE4">
        <w:rPr>
          <w:rFonts w:ascii="Sylfaen" w:eastAsia="Calibri" w:hAnsi="Sylfaen" w:cs="Sylfaen"/>
          <w:b/>
          <w:lang w:val="ka-GE"/>
        </w:rPr>
        <w:t>შედეგების</w:t>
      </w:r>
      <w:r w:rsidRPr="009F0EE4">
        <w:rPr>
          <w:rFonts w:ascii="Sylfaen" w:eastAsia="Calibri" w:hAnsi="Sylfaen"/>
          <w:b/>
          <w:lang w:val="ka-GE"/>
        </w:rPr>
        <w:t xml:space="preserve"> </w:t>
      </w:r>
      <w:r w:rsidRPr="009F0EE4">
        <w:rPr>
          <w:rFonts w:ascii="Sylfaen" w:eastAsia="Calibri" w:hAnsi="Sylfaen" w:cs="Sylfaen"/>
          <w:b/>
          <w:lang w:val="ka-GE"/>
        </w:rPr>
        <w:t>გაანგარიშება</w:t>
      </w:r>
    </w:p>
    <w:p w14:paraId="65AF3416" w14:textId="77777777" w:rsidR="000F4CCB" w:rsidRPr="009F0EE4" w:rsidRDefault="00461A87" w:rsidP="001C53C4">
      <w:pPr>
        <w:pStyle w:val="NoSpacing"/>
        <w:spacing w:line="276" w:lineRule="auto"/>
        <w:ind w:firstLine="540"/>
        <w:jc w:val="both"/>
        <w:rPr>
          <w:rFonts w:ascii="Sylfaen" w:eastAsia="Arial Unicode MS" w:hAnsi="Sylfaen" w:cs="Sylfaen"/>
          <w:bCs/>
          <w:color w:val="000000"/>
          <w:lang w:val="ka-GE"/>
        </w:rPr>
      </w:pPr>
      <w:r w:rsidRPr="009F0EE4">
        <w:rPr>
          <w:rFonts w:ascii="Sylfaen" w:eastAsia="Arial Unicode MS" w:hAnsi="Sylfaen" w:cs="Sylfaen"/>
          <w:bCs/>
          <w:color w:val="000000"/>
          <w:lang w:val="ka-GE"/>
        </w:rPr>
        <w:t>დადგენილების პროექტის მიღება არ ახდენს გავლენას საქართველოს სახელმწიფო ბიუჯეტის საშემოსავლო და ხარჯვით ნაწილებზე.</w:t>
      </w:r>
      <w:r w:rsidR="004A6B88" w:rsidRPr="009F0EE4">
        <w:rPr>
          <w:rFonts w:ascii="Sylfaen" w:eastAsia="Arial Unicode MS" w:hAnsi="Sylfaen" w:cs="Sylfaen"/>
          <w:bCs/>
          <w:color w:val="000000"/>
          <w:lang w:val="ka-GE"/>
        </w:rPr>
        <w:t xml:space="preserve"> </w:t>
      </w:r>
    </w:p>
    <w:p w14:paraId="0D6E1B11" w14:textId="77777777" w:rsidR="00461A87" w:rsidRPr="009F0EE4" w:rsidRDefault="00461A87" w:rsidP="001C53C4">
      <w:pPr>
        <w:pStyle w:val="NoSpacing"/>
        <w:spacing w:line="276" w:lineRule="auto"/>
        <w:ind w:firstLine="540"/>
        <w:jc w:val="both"/>
        <w:rPr>
          <w:rFonts w:ascii="Sylfaen" w:eastAsia="Arial Unicode MS" w:hAnsi="Sylfaen" w:cs="Sylfaen"/>
          <w:bCs/>
          <w:color w:val="000000"/>
          <w:lang w:val="ka-GE"/>
        </w:rPr>
      </w:pPr>
    </w:p>
    <w:p w14:paraId="5FFCE9BB" w14:textId="77777777" w:rsidR="002A3427" w:rsidRDefault="002A3427" w:rsidP="001C53C4">
      <w:pPr>
        <w:pStyle w:val="NoSpacing"/>
        <w:spacing w:line="276" w:lineRule="auto"/>
        <w:ind w:firstLine="540"/>
        <w:jc w:val="both"/>
        <w:rPr>
          <w:rFonts w:ascii="Sylfaen" w:eastAsia="Calibri" w:hAnsi="Sylfaen" w:cs="Sylfaen"/>
          <w:b/>
          <w:lang w:val="ka-GE"/>
        </w:rPr>
      </w:pPr>
    </w:p>
    <w:p w14:paraId="5411244E" w14:textId="4626F7CA" w:rsidR="00461A87" w:rsidRPr="001C53C4" w:rsidRDefault="00461A87" w:rsidP="001C53C4">
      <w:pPr>
        <w:pStyle w:val="NoSpacing"/>
        <w:spacing w:line="276" w:lineRule="auto"/>
        <w:ind w:firstLine="540"/>
        <w:jc w:val="both"/>
        <w:rPr>
          <w:rFonts w:ascii="Sylfaen" w:eastAsia="Calibri" w:hAnsi="Sylfaen"/>
          <w:b/>
          <w:lang w:val="ka-GE"/>
        </w:rPr>
      </w:pPr>
      <w:r w:rsidRPr="009F0EE4">
        <w:rPr>
          <w:rFonts w:ascii="Sylfaen" w:eastAsia="Calibri" w:hAnsi="Sylfaen" w:cs="Sylfaen"/>
          <w:b/>
          <w:lang w:val="ka-GE"/>
        </w:rPr>
        <w:t>პროექტის</w:t>
      </w:r>
      <w:r w:rsidRPr="009F0EE4">
        <w:rPr>
          <w:rFonts w:ascii="Sylfaen" w:eastAsia="Calibri" w:hAnsi="Sylfaen"/>
          <w:b/>
          <w:lang w:val="ka-GE"/>
        </w:rPr>
        <w:t xml:space="preserve"> </w:t>
      </w:r>
      <w:r w:rsidRPr="009F0EE4">
        <w:rPr>
          <w:rFonts w:ascii="Sylfaen" w:eastAsia="Calibri" w:hAnsi="Sylfaen" w:cs="Sylfaen"/>
          <w:b/>
          <w:lang w:val="ka-GE"/>
        </w:rPr>
        <w:t>მოსალოდნელი</w:t>
      </w:r>
      <w:r w:rsidRPr="009F0EE4">
        <w:rPr>
          <w:rFonts w:ascii="Sylfaen" w:eastAsia="Calibri" w:hAnsi="Sylfaen"/>
          <w:b/>
          <w:lang w:val="ka-GE"/>
        </w:rPr>
        <w:t xml:space="preserve"> </w:t>
      </w:r>
      <w:r w:rsidRPr="009F0EE4">
        <w:rPr>
          <w:rFonts w:ascii="Sylfaen" w:eastAsia="Calibri" w:hAnsi="Sylfaen" w:cs="Sylfaen"/>
          <w:b/>
          <w:lang w:val="ka-GE"/>
        </w:rPr>
        <w:t>შედეგები</w:t>
      </w:r>
    </w:p>
    <w:p w14:paraId="30AAA8F7" w14:textId="77777777" w:rsidR="000F4CCB" w:rsidRPr="009F0EE4" w:rsidRDefault="003E6A46" w:rsidP="001C53C4">
      <w:pPr>
        <w:pStyle w:val="NoSpacing"/>
        <w:spacing w:line="276" w:lineRule="auto"/>
        <w:ind w:firstLine="540"/>
        <w:jc w:val="both"/>
        <w:rPr>
          <w:rFonts w:ascii="Sylfaen" w:eastAsia="Calibri" w:hAnsi="Sylfaen"/>
          <w:lang w:val="ka-GE"/>
        </w:rPr>
      </w:pPr>
      <w:r>
        <w:rPr>
          <w:rFonts w:ascii="Sylfaen" w:eastAsia="Calibri" w:hAnsi="Sylfaen" w:cs="Sylfaen"/>
          <w:lang w:val="ka-GE"/>
        </w:rPr>
        <w:t xml:space="preserve">დადგენილების მიღებით შესრულდება </w:t>
      </w:r>
      <w:r w:rsidR="000F4CCB" w:rsidRPr="009F0EE4">
        <w:rPr>
          <w:rFonts w:ascii="Sylfaen" w:eastAsia="Calibri" w:hAnsi="Sylfaen"/>
          <w:lang w:val="ka-GE"/>
        </w:rPr>
        <w:t>„</w:t>
      </w:r>
      <w:r w:rsidR="000F4CCB" w:rsidRPr="009F0EE4">
        <w:rPr>
          <w:rFonts w:ascii="Sylfaen" w:eastAsia="Calibri" w:hAnsi="Sylfaen" w:cs="Sylfaen"/>
          <w:lang w:val="ka-GE"/>
        </w:rPr>
        <w:t>საჯარო</w:t>
      </w:r>
      <w:r w:rsidR="000F4CCB" w:rsidRPr="009F0EE4">
        <w:rPr>
          <w:rFonts w:ascii="Sylfaen" w:eastAsia="Calibri" w:hAnsi="Sylfaen"/>
          <w:lang w:val="ka-GE"/>
        </w:rPr>
        <w:t xml:space="preserve"> </w:t>
      </w:r>
      <w:r w:rsidR="000F4CCB" w:rsidRPr="009F0EE4">
        <w:rPr>
          <w:rFonts w:ascii="Sylfaen" w:eastAsia="Calibri" w:hAnsi="Sylfaen" w:cs="Sylfaen"/>
          <w:lang w:val="ka-GE"/>
        </w:rPr>
        <w:t>რეესტრის</w:t>
      </w:r>
      <w:r w:rsidR="000F4CCB" w:rsidRPr="009F0EE4">
        <w:rPr>
          <w:rFonts w:ascii="Sylfaen" w:eastAsia="Calibri" w:hAnsi="Sylfaen"/>
          <w:lang w:val="ka-GE"/>
        </w:rPr>
        <w:t xml:space="preserve"> </w:t>
      </w:r>
      <w:r w:rsidR="000F4CCB" w:rsidRPr="009F0EE4">
        <w:rPr>
          <w:rFonts w:ascii="Sylfaen" w:eastAsia="Calibri" w:hAnsi="Sylfaen" w:cs="Sylfaen"/>
          <w:lang w:val="ka-GE"/>
        </w:rPr>
        <w:t>შესახებ</w:t>
      </w:r>
      <w:r w:rsidR="000F4CCB" w:rsidRPr="009F0EE4">
        <w:rPr>
          <w:rFonts w:ascii="Sylfaen" w:eastAsia="Calibri" w:hAnsi="Sylfaen"/>
          <w:lang w:val="ka-GE"/>
        </w:rPr>
        <w:t xml:space="preserve">“ </w:t>
      </w:r>
      <w:r w:rsidR="000F4CCB" w:rsidRPr="009F0EE4">
        <w:rPr>
          <w:rFonts w:ascii="Sylfaen" w:eastAsia="Calibri" w:hAnsi="Sylfaen" w:cs="Sylfaen"/>
          <w:lang w:val="ka-GE"/>
        </w:rPr>
        <w:t>საქართველოს</w:t>
      </w:r>
      <w:r w:rsidR="000F4CCB" w:rsidRPr="009F0EE4">
        <w:rPr>
          <w:rFonts w:ascii="Sylfaen" w:eastAsia="Calibri" w:hAnsi="Sylfaen"/>
          <w:lang w:val="ka-GE"/>
        </w:rPr>
        <w:t xml:space="preserve"> </w:t>
      </w:r>
      <w:r w:rsidR="000F4CCB" w:rsidRPr="009F0EE4">
        <w:rPr>
          <w:rFonts w:ascii="Sylfaen" w:eastAsia="Calibri" w:hAnsi="Sylfaen" w:cs="Sylfaen"/>
          <w:lang w:val="ka-GE"/>
        </w:rPr>
        <w:t>კანონი</w:t>
      </w:r>
      <w:r>
        <w:rPr>
          <w:rFonts w:ascii="Sylfaen" w:eastAsia="Calibri" w:hAnsi="Sylfaen" w:cs="Sylfaen"/>
          <w:lang w:val="ka-GE"/>
        </w:rPr>
        <w:t xml:space="preserve">თ გათვალისწინებული ვალდებულება </w:t>
      </w:r>
      <w:r>
        <w:rPr>
          <w:rFonts w:ascii="Sylfaen" w:eastAsia="Calibri" w:hAnsi="Sylfaen"/>
          <w:lang w:val="ka-GE"/>
        </w:rPr>
        <w:t xml:space="preserve">– </w:t>
      </w:r>
      <w:r w:rsidR="000F4CCB" w:rsidRPr="009F0EE4">
        <w:rPr>
          <w:rFonts w:ascii="Sylfaen" w:eastAsia="Calibri" w:hAnsi="Sylfaen" w:cs="Sylfaen"/>
          <w:lang w:val="ka-GE"/>
        </w:rPr>
        <w:t>დამტკიცდება</w:t>
      </w:r>
      <w:r w:rsidR="000F4CCB" w:rsidRPr="009F0EE4">
        <w:rPr>
          <w:rFonts w:ascii="Sylfaen" w:eastAsia="Calibri" w:hAnsi="Sylfaen"/>
          <w:lang w:val="ka-GE"/>
        </w:rPr>
        <w:t xml:space="preserve"> „</w:t>
      </w:r>
      <w:r w:rsidR="000F4CCB" w:rsidRPr="009F0EE4">
        <w:rPr>
          <w:rFonts w:ascii="Sylfaen" w:eastAsia="Calibri" w:hAnsi="Sylfaen" w:cs="Sylfaen"/>
          <w:lang w:val="ka-GE"/>
        </w:rPr>
        <w:t>შენობა</w:t>
      </w:r>
      <w:r w:rsidR="000F4CCB" w:rsidRPr="009F0EE4">
        <w:rPr>
          <w:rFonts w:ascii="Sylfaen" w:eastAsia="Calibri" w:hAnsi="Sylfaen"/>
          <w:lang w:val="ka-GE"/>
        </w:rPr>
        <w:t>-</w:t>
      </w:r>
      <w:r w:rsidR="000F4CCB" w:rsidRPr="009F0EE4">
        <w:rPr>
          <w:rFonts w:ascii="Sylfaen" w:eastAsia="Calibri" w:hAnsi="Sylfaen" w:cs="Sylfaen"/>
          <w:lang w:val="ka-GE"/>
        </w:rPr>
        <w:t>ნაგებობისა</w:t>
      </w:r>
      <w:r w:rsidR="000F4CCB" w:rsidRPr="009F0EE4">
        <w:rPr>
          <w:rFonts w:ascii="Sylfaen" w:eastAsia="Calibri" w:hAnsi="Sylfaen"/>
          <w:lang w:val="ka-GE"/>
        </w:rPr>
        <w:t xml:space="preserve"> </w:t>
      </w:r>
      <w:r w:rsidR="000F4CCB" w:rsidRPr="009F0EE4">
        <w:rPr>
          <w:rFonts w:ascii="Sylfaen" w:eastAsia="Calibri" w:hAnsi="Sylfaen" w:cs="Sylfaen"/>
          <w:lang w:val="ka-GE"/>
        </w:rPr>
        <w:t>და</w:t>
      </w:r>
      <w:r w:rsidR="000F4CCB" w:rsidRPr="009F0EE4">
        <w:rPr>
          <w:rFonts w:ascii="Sylfaen" w:eastAsia="Calibri" w:hAnsi="Sylfaen"/>
          <w:lang w:val="ka-GE"/>
        </w:rPr>
        <w:t xml:space="preserve"> </w:t>
      </w:r>
      <w:r w:rsidR="000F4CCB" w:rsidRPr="009F0EE4">
        <w:rPr>
          <w:rFonts w:ascii="Sylfaen" w:eastAsia="Calibri" w:hAnsi="Sylfaen" w:cs="Sylfaen"/>
          <w:lang w:val="ka-GE"/>
        </w:rPr>
        <w:t>შენობა</w:t>
      </w:r>
      <w:r w:rsidR="000F4CCB" w:rsidRPr="009F0EE4">
        <w:rPr>
          <w:rFonts w:ascii="Sylfaen" w:eastAsia="Calibri" w:hAnsi="Sylfaen"/>
          <w:lang w:val="ka-GE"/>
        </w:rPr>
        <w:t>-</w:t>
      </w:r>
      <w:r w:rsidR="000F4CCB" w:rsidRPr="009F0EE4">
        <w:rPr>
          <w:rFonts w:ascii="Sylfaen" w:eastAsia="Calibri" w:hAnsi="Sylfaen" w:cs="Sylfaen"/>
          <w:lang w:val="ka-GE"/>
        </w:rPr>
        <w:t>ნაგებობის</w:t>
      </w:r>
      <w:r w:rsidR="000F4CCB" w:rsidRPr="009F0EE4">
        <w:rPr>
          <w:rFonts w:ascii="Sylfaen" w:eastAsia="Calibri" w:hAnsi="Sylfaen"/>
          <w:lang w:val="ka-GE"/>
        </w:rPr>
        <w:t xml:space="preserve"> </w:t>
      </w:r>
      <w:r w:rsidR="000F4CCB" w:rsidRPr="009F0EE4">
        <w:rPr>
          <w:rFonts w:ascii="Sylfaen" w:eastAsia="Calibri" w:hAnsi="Sylfaen" w:cs="Sylfaen"/>
          <w:lang w:val="ka-GE"/>
        </w:rPr>
        <w:t>ერთეულის</w:t>
      </w:r>
      <w:r w:rsidR="000F4CCB" w:rsidRPr="009F0EE4">
        <w:rPr>
          <w:rFonts w:ascii="Sylfaen" w:eastAsia="Calibri" w:hAnsi="Sylfaen"/>
          <w:lang w:val="ka-GE"/>
        </w:rPr>
        <w:t xml:space="preserve"> </w:t>
      </w:r>
      <w:r w:rsidR="000F4CCB" w:rsidRPr="009F0EE4">
        <w:rPr>
          <w:rFonts w:ascii="Sylfaen" w:eastAsia="Calibri" w:hAnsi="Sylfaen" w:cs="Sylfaen"/>
          <w:lang w:val="ka-GE"/>
        </w:rPr>
        <w:t>შიდა</w:t>
      </w:r>
      <w:r w:rsidR="000F4CCB" w:rsidRPr="009F0EE4">
        <w:rPr>
          <w:rFonts w:ascii="Sylfaen" w:eastAsia="Calibri" w:hAnsi="Sylfaen"/>
          <w:lang w:val="ka-GE"/>
        </w:rPr>
        <w:t xml:space="preserve"> </w:t>
      </w:r>
      <w:r w:rsidR="000F4CCB" w:rsidRPr="009F0EE4">
        <w:rPr>
          <w:rFonts w:ascii="Sylfaen" w:eastAsia="Calibri" w:hAnsi="Sylfaen" w:cs="Sylfaen"/>
          <w:lang w:val="ka-GE"/>
        </w:rPr>
        <w:t>აზომვითი</w:t>
      </w:r>
      <w:r w:rsidR="000F4CCB" w:rsidRPr="009F0EE4">
        <w:rPr>
          <w:rFonts w:ascii="Sylfaen" w:eastAsia="Calibri" w:hAnsi="Sylfaen"/>
          <w:lang w:val="ka-GE"/>
        </w:rPr>
        <w:t xml:space="preserve"> </w:t>
      </w:r>
      <w:r w:rsidR="000F4CCB" w:rsidRPr="009F0EE4">
        <w:rPr>
          <w:rFonts w:ascii="Sylfaen" w:eastAsia="Calibri" w:hAnsi="Sylfaen" w:cs="Sylfaen"/>
          <w:lang w:val="ka-GE"/>
        </w:rPr>
        <w:t>სამუშაოს</w:t>
      </w:r>
      <w:r w:rsidR="000F4CCB" w:rsidRPr="009F0EE4">
        <w:rPr>
          <w:rFonts w:ascii="Sylfaen" w:eastAsia="Calibri" w:hAnsi="Sylfaen"/>
          <w:lang w:val="ka-GE"/>
        </w:rPr>
        <w:t xml:space="preserve">  </w:t>
      </w:r>
      <w:r w:rsidR="000F4CCB" w:rsidRPr="009F0EE4">
        <w:rPr>
          <w:rFonts w:ascii="Sylfaen" w:eastAsia="Calibri" w:hAnsi="Sylfaen" w:cs="Sylfaen"/>
          <w:lang w:val="ka-GE"/>
        </w:rPr>
        <w:t>შესრულებისა</w:t>
      </w:r>
      <w:r w:rsidR="000F4CCB" w:rsidRPr="009F0EE4">
        <w:rPr>
          <w:rFonts w:ascii="Sylfaen" w:eastAsia="Calibri" w:hAnsi="Sylfaen"/>
          <w:lang w:val="ka-GE"/>
        </w:rPr>
        <w:t xml:space="preserve"> </w:t>
      </w:r>
      <w:r w:rsidR="000F4CCB" w:rsidRPr="009F0EE4">
        <w:rPr>
          <w:rFonts w:ascii="Sylfaen" w:eastAsia="Calibri" w:hAnsi="Sylfaen" w:cs="Sylfaen"/>
          <w:lang w:val="ka-GE"/>
        </w:rPr>
        <w:t>და</w:t>
      </w:r>
      <w:r w:rsidR="000F4CCB" w:rsidRPr="009F0EE4">
        <w:rPr>
          <w:rFonts w:ascii="Sylfaen" w:eastAsia="Calibri" w:hAnsi="Sylfaen"/>
          <w:lang w:val="ka-GE"/>
        </w:rPr>
        <w:t xml:space="preserve"> </w:t>
      </w:r>
      <w:r w:rsidR="000F4CCB" w:rsidRPr="009F0EE4">
        <w:rPr>
          <w:rFonts w:ascii="Sylfaen" w:eastAsia="Calibri" w:hAnsi="Sylfaen" w:cs="Sylfaen"/>
          <w:lang w:val="ka-GE"/>
        </w:rPr>
        <w:t>დოკუმენტირების</w:t>
      </w:r>
      <w:r w:rsidR="000F4CCB" w:rsidRPr="009F0EE4">
        <w:rPr>
          <w:rFonts w:ascii="Sylfaen" w:eastAsia="Calibri" w:hAnsi="Sylfaen"/>
          <w:lang w:val="ka-GE"/>
        </w:rPr>
        <w:t xml:space="preserve"> </w:t>
      </w:r>
      <w:r w:rsidR="000F4CCB" w:rsidRPr="009F0EE4">
        <w:rPr>
          <w:rFonts w:ascii="Sylfaen" w:eastAsia="Calibri" w:hAnsi="Sylfaen" w:cs="Sylfaen"/>
          <w:lang w:val="ka-GE"/>
        </w:rPr>
        <w:t>წესი</w:t>
      </w:r>
      <w:r w:rsidR="000F4CCB" w:rsidRPr="009F0EE4">
        <w:rPr>
          <w:rFonts w:ascii="Sylfaen" w:eastAsia="Calibri" w:hAnsi="Sylfaen"/>
          <w:lang w:val="ka-GE"/>
        </w:rPr>
        <w:t>“</w:t>
      </w:r>
      <w:r>
        <w:rPr>
          <w:rFonts w:ascii="Sylfaen" w:eastAsia="Calibri" w:hAnsi="Sylfaen"/>
          <w:lang w:val="ka-GE"/>
        </w:rPr>
        <w:t xml:space="preserve">, რაც, თავის მხრივ, </w:t>
      </w:r>
      <w:r w:rsidR="000F4CCB" w:rsidRPr="009F0EE4">
        <w:rPr>
          <w:rFonts w:ascii="Sylfaen" w:eastAsia="Calibri" w:hAnsi="Sylfaen"/>
          <w:lang w:val="ka-GE"/>
        </w:rPr>
        <w:t xml:space="preserve"> </w:t>
      </w:r>
      <w:r w:rsidR="000F4CCB" w:rsidRPr="009F0EE4">
        <w:rPr>
          <w:rFonts w:ascii="Sylfaen" w:eastAsia="Calibri" w:hAnsi="Sylfaen" w:cs="Sylfaen"/>
          <w:lang w:val="ka-GE"/>
        </w:rPr>
        <w:t>სსიპ</w:t>
      </w:r>
      <w:r w:rsidR="000F4CCB" w:rsidRPr="009F0EE4">
        <w:rPr>
          <w:rFonts w:ascii="Sylfaen" w:eastAsia="Calibri" w:hAnsi="Sylfaen"/>
          <w:lang w:val="ka-GE"/>
        </w:rPr>
        <w:t xml:space="preserve"> </w:t>
      </w:r>
      <w:r w:rsidR="00C81FEB">
        <w:rPr>
          <w:rFonts w:ascii="Sylfaen" w:eastAsia="Calibri" w:hAnsi="Sylfaen"/>
          <w:lang w:val="ka-GE"/>
        </w:rPr>
        <w:t>–</w:t>
      </w:r>
      <w:r w:rsidR="000F4CCB" w:rsidRPr="009F0EE4">
        <w:rPr>
          <w:rFonts w:ascii="Sylfaen" w:eastAsia="Calibri" w:hAnsi="Sylfaen"/>
          <w:lang w:val="ka-GE"/>
        </w:rPr>
        <w:t xml:space="preserve"> </w:t>
      </w:r>
      <w:r w:rsidR="000F4CCB" w:rsidRPr="009F0EE4">
        <w:rPr>
          <w:rFonts w:ascii="Sylfaen" w:eastAsia="Calibri" w:hAnsi="Sylfaen" w:cs="Sylfaen"/>
          <w:lang w:val="ka-GE"/>
        </w:rPr>
        <w:t>საჯარო</w:t>
      </w:r>
      <w:r w:rsidR="000F4CCB" w:rsidRPr="009F0EE4">
        <w:rPr>
          <w:rFonts w:ascii="Sylfaen" w:eastAsia="Calibri" w:hAnsi="Sylfaen"/>
          <w:lang w:val="ka-GE"/>
        </w:rPr>
        <w:t xml:space="preserve"> </w:t>
      </w:r>
      <w:r w:rsidR="000F4CCB" w:rsidRPr="009F0EE4">
        <w:rPr>
          <w:rFonts w:ascii="Sylfaen" w:eastAsia="Calibri" w:hAnsi="Sylfaen" w:cs="Sylfaen"/>
          <w:lang w:val="ka-GE"/>
        </w:rPr>
        <w:t>რეესტრის</w:t>
      </w:r>
      <w:r w:rsidR="000F4CCB" w:rsidRPr="009F0EE4">
        <w:rPr>
          <w:rFonts w:ascii="Sylfaen" w:eastAsia="Calibri" w:hAnsi="Sylfaen"/>
          <w:lang w:val="ka-GE"/>
        </w:rPr>
        <w:t xml:space="preserve"> </w:t>
      </w:r>
      <w:r w:rsidR="000F4CCB" w:rsidRPr="009F0EE4">
        <w:rPr>
          <w:rFonts w:ascii="Sylfaen" w:eastAsia="Calibri" w:hAnsi="Sylfaen" w:cs="Sylfaen"/>
          <w:lang w:val="ka-GE"/>
        </w:rPr>
        <w:t>ეროვნულ</w:t>
      </w:r>
      <w:r w:rsidR="000F4CCB" w:rsidRPr="009F0EE4">
        <w:rPr>
          <w:rFonts w:ascii="Sylfaen" w:eastAsia="Calibri" w:hAnsi="Sylfaen"/>
          <w:lang w:val="ka-GE"/>
        </w:rPr>
        <w:t xml:space="preserve"> </w:t>
      </w:r>
      <w:r w:rsidR="000F4CCB" w:rsidRPr="009F0EE4">
        <w:rPr>
          <w:rFonts w:ascii="Sylfaen" w:eastAsia="Calibri" w:hAnsi="Sylfaen" w:cs="Sylfaen"/>
          <w:lang w:val="ka-GE"/>
        </w:rPr>
        <w:t>სააგენტოში</w:t>
      </w:r>
      <w:r w:rsidR="000F4CCB" w:rsidRPr="009F0EE4">
        <w:rPr>
          <w:rFonts w:ascii="Sylfaen" w:eastAsia="Calibri" w:hAnsi="Sylfaen"/>
          <w:lang w:val="ka-GE"/>
        </w:rPr>
        <w:t xml:space="preserve"> </w:t>
      </w:r>
      <w:r w:rsidR="000F4CCB" w:rsidRPr="009F0EE4">
        <w:rPr>
          <w:rFonts w:ascii="Sylfaen" w:eastAsia="Calibri" w:hAnsi="Sylfaen" w:cs="Sylfaen"/>
          <w:lang w:val="ka-GE"/>
        </w:rPr>
        <w:t>წარდგენილი</w:t>
      </w:r>
      <w:r w:rsidR="000F4CCB" w:rsidRPr="009F0EE4">
        <w:rPr>
          <w:rFonts w:ascii="Sylfaen" w:eastAsia="Calibri" w:hAnsi="Sylfaen"/>
          <w:lang w:val="ka-GE"/>
        </w:rPr>
        <w:t xml:space="preserve"> </w:t>
      </w:r>
      <w:r w:rsidR="000F4CCB" w:rsidRPr="009F0EE4">
        <w:rPr>
          <w:rFonts w:ascii="Sylfaen" w:eastAsia="Calibri" w:hAnsi="Sylfaen" w:cs="Sylfaen"/>
          <w:lang w:val="ka-GE"/>
        </w:rPr>
        <w:t>შენობა</w:t>
      </w:r>
      <w:r w:rsidR="000F4CCB" w:rsidRPr="009F0EE4">
        <w:rPr>
          <w:rFonts w:ascii="Sylfaen" w:eastAsia="Calibri" w:hAnsi="Sylfaen"/>
          <w:lang w:val="ka-GE"/>
        </w:rPr>
        <w:t>-</w:t>
      </w:r>
      <w:r w:rsidR="000F4CCB" w:rsidRPr="009F0EE4">
        <w:rPr>
          <w:rFonts w:ascii="Sylfaen" w:eastAsia="Calibri" w:hAnsi="Sylfaen" w:cs="Sylfaen"/>
          <w:lang w:val="ka-GE"/>
        </w:rPr>
        <w:t>ნაგებობის</w:t>
      </w:r>
      <w:r w:rsidR="000F4CCB" w:rsidRPr="009F0EE4">
        <w:rPr>
          <w:rFonts w:ascii="Sylfaen" w:eastAsia="Calibri" w:hAnsi="Sylfaen"/>
          <w:lang w:val="ka-GE"/>
        </w:rPr>
        <w:t>/</w:t>
      </w:r>
      <w:r w:rsidR="000F4CCB" w:rsidRPr="009F0EE4">
        <w:rPr>
          <w:rFonts w:ascii="Sylfaen" w:eastAsia="Calibri" w:hAnsi="Sylfaen" w:cs="Sylfaen"/>
          <w:lang w:val="ka-GE"/>
        </w:rPr>
        <w:t>შენობა</w:t>
      </w:r>
      <w:r w:rsidR="000F4CCB" w:rsidRPr="009F0EE4">
        <w:rPr>
          <w:rFonts w:ascii="Sylfaen" w:eastAsia="Calibri" w:hAnsi="Sylfaen"/>
          <w:lang w:val="ka-GE"/>
        </w:rPr>
        <w:t>-</w:t>
      </w:r>
      <w:r w:rsidR="000F4CCB" w:rsidRPr="009F0EE4">
        <w:rPr>
          <w:rFonts w:ascii="Sylfaen" w:eastAsia="Calibri" w:hAnsi="Sylfaen" w:cs="Sylfaen"/>
          <w:lang w:val="ka-GE"/>
        </w:rPr>
        <w:t>ნაგებობის</w:t>
      </w:r>
      <w:r w:rsidR="0007433A" w:rsidRPr="009F0EE4">
        <w:rPr>
          <w:rFonts w:ascii="Sylfaen" w:eastAsia="Calibri" w:hAnsi="Sylfaen"/>
          <w:lang w:val="ka-GE"/>
        </w:rPr>
        <w:t xml:space="preserve"> </w:t>
      </w:r>
      <w:r w:rsidR="000F4CCB" w:rsidRPr="009F0EE4">
        <w:rPr>
          <w:rFonts w:ascii="Sylfaen" w:eastAsia="Calibri" w:hAnsi="Sylfaen" w:cs="Sylfaen"/>
          <w:lang w:val="ka-GE"/>
        </w:rPr>
        <w:t>ერთეულის</w:t>
      </w:r>
      <w:r w:rsidR="000F4CCB" w:rsidRPr="009F0EE4">
        <w:rPr>
          <w:rFonts w:ascii="Sylfaen" w:eastAsia="Calibri" w:hAnsi="Sylfaen"/>
          <w:lang w:val="ka-GE"/>
        </w:rPr>
        <w:t xml:space="preserve"> </w:t>
      </w:r>
      <w:r w:rsidR="000F4CCB" w:rsidRPr="009F0EE4">
        <w:rPr>
          <w:rFonts w:ascii="Sylfaen" w:hAnsi="Sylfaen" w:cs="Sylfaen"/>
          <w:bCs/>
          <w:lang w:val="ka-GE"/>
        </w:rPr>
        <w:t>შიდა აზომვის ერთიანი სტანდარტის დადგენას</w:t>
      </w:r>
      <w:r>
        <w:rPr>
          <w:rFonts w:ascii="Sylfaen" w:hAnsi="Sylfaen" w:cs="Sylfaen"/>
          <w:bCs/>
          <w:lang w:val="ka-GE"/>
        </w:rPr>
        <w:t xml:space="preserve"> </w:t>
      </w:r>
      <w:r w:rsidRPr="009F0EE4">
        <w:rPr>
          <w:rFonts w:ascii="Sylfaen" w:eastAsia="Calibri" w:hAnsi="Sylfaen" w:cs="Sylfaen"/>
          <w:lang w:val="ka-GE"/>
        </w:rPr>
        <w:t>უზრუნველყოფს</w:t>
      </w:r>
      <w:r w:rsidR="000F4CCB" w:rsidRPr="009F0EE4">
        <w:rPr>
          <w:rFonts w:ascii="Sylfaen" w:hAnsi="Sylfaen" w:cs="Sylfaen"/>
          <w:bCs/>
          <w:lang w:val="ka-GE"/>
        </w:rPr>
        <w:t xml:space="preserve">. </w:t>
      </w:r>
    </w:p>
    <w:p w14:paraId="1E20E366" w14:textId="77777777" w:rsidR="00461A87" w:rsidRPr="009F0EE4" w:rsidRDefault="000F4CCB" w:rsidP="001C53C4">
      <w:pPr>
        <w:pStyle w:val="NoSpacing"/>
        <w:spacing w:line="276" w:lineRule="auto"/>
        <w:ind w:firstLine="540"/>
        <w:jc w:val="both"/>
        <w:rPr>
          <w:rFonts w:ascii="Sylfaen" w:eastAsia="Calibri" w:hAnsi="Sylfaen"/>
          <w:lang w:val="ka-GE"/>
        </w:rPr>
      </w:pPr>
      <w:r w:rsidRPr="009F0EE4">
        <w:rPr>
          <w:rFonts w:ascii="Sylfaen" w:eastAsia="Calibri" w:hAnsi="Sylfaen"/>
          <w:lang w:val="ka-GE"/>
        </w:rPr>
        <w:t xml:space="preserve"> </w:t>
      </w:r>
    </w:p>
    <w:p w14:paraId="6EC08775" w14:textId="77777777" w:rsidR="00461A87" w:rsidRPr="001C53C4" w:rsidRDefault="00461A87" w:rsidP="001C53C4">
      <w:pPr>
        <w:pStyle w:val="NoSpacing"/>
        <w:spacing w:line="276" w:lineRule="auto"/>
        <w:ind w:firstLine="540"/>
        <w:jc w:val="both"/>
        <w:rPr>
          <w:rFonts w:ascii="Sylfaen" w:eastAsia="Calibri" w:hAnsi="Sylfaen"/>
          <w:b/>
          <w:lang w:val="ka-GE"/>
        </w:rPr>
      </w:pPr>
      <w:r w:rsidRPr="009F0EE4">
        <w:rPr>
          <w:rFonts w:ascii="Sylfaen" w:eastAsia="Calibri" w:hAnsi="Sylfaen" w:cs="Sylfaen"/>
          <w:b/>
          <w:lang w:val="ka-GE"/>
        </w:rPr>
        <w:t>პროექტის</w:t>
      </w:r>
      <w:r w:rsidRPr="009F0EE4">
        <w:rPr>
          <w:rFonts w:ascii="Sylfaen" w:eastAsia="Calibri" w:hAnsi="Sylfaen"/>
          <w:b/>
          <w:lang w:val="ka-GE"/>
        </w:rPr>
        <w:t xml:space="preserve"> </w:t>
      </w:r>
      <w:r w:rsidRPr="009F0EE4">
        <w:rPr>
          <w:rFonts w:ascii="Sylfaen" w:eastAsia="Calibri" w:hAnsi="Sylfaen" w:cs="Sylfaen"/>
          <w:b/>
          <w:lang w:val="ka-GE"/>
        </w:rPr>
        <w:t>განხორციელების</w:t>
      </w:r>
      <w:r w:rsidRPr="009F0EE4">
        <w:rPr>
          <w:rFonts w:ascii="Sylfaen" w:eastAsia="Calibri" w:hAnsi="Sylfaen"/>
          <w:b/>
          <w:lang w:val="ka-GE"/>
        </w:rPr>
        <w:t xml:space="preserve"> </w:t>
      </w:r>
      <w:r w:rsidRPr="009F0EE4">
        <w:rPr>
          <w:rFonts w:ascii="Sylfaen" w:eastAsia="Calibri" w:hAnsi="Sylfaen" w:cs="Sylfaen"/>
          <w:b/>
          <w:lang w:val="ka-GE"/>
        </w:rPr>
        <w:t>ვადები</w:t>
      </w:r>
    </w:p>
    <w:p w14:paraId="6B1997AD" w14:textId="77777777" w:rsidR="00461A87" w:rsidRPr="009F0EE4" w:rsidRDefault="00461A87" w:rsidP="001C53C4">
      <w:pPr>
        <w:pStyle w:val="NoSpacing"/>
        <w:spacing w:line="276" w:lineRule="auto"/>
        <w:ind w:firstLine="540"/>
        <w:jc w:val="both"/>
        <w:rPr>
          <w:rFonts w:ascii="Sylfaen" w:eastAsia="Calibri" w:hAnsi="Sylfaen"/>
          <w:b/>
          <w:lang w:val="ka-GE"/>
        </w:rPr>
      </w:pPr>
      <w:r w:rsidRPr="009F0EE4">
        <w:rPr>
          <w:rFonts w:ascii="Sylfaen" w:eastAsia="Calibri" w:hAnsi="Sylfaen" w:cs="Sylfaen"/>
          <w:lang w:val="ka-GE"/>
        </w:rPr>
        <w:t>დადგენილება</w:t>
      </w:r>
      <w:r w:rsidRPr="009F0EE4">
        <w:rPr>
          <w:rFonts w:ascii="Sylfaen" w:eastAsia="Calibri" w:hAnsi="Sylfaen"/>
          <w:lang w:val="ka-GE"/>
        </w:rPr>
        <w:t xml:space="preserve"> </w:t>
      </w:r>
      <w:r w:rsidRPr="009F0EE4">
        <w:rPr>
          <w:rFonts w:ascii="Sylfaen" w:eastAsia="Calibri" w:hAnsi="Sylfaen" w:cs="Sylfaen"/>
          <w:lang w:val="ka-GE"/>
        </w:rPr>
        <w:t>ამოქმედდება</w:t>
      </w:r>
      <w:r w:rsidRPr="009F0EE4">
        <w:rPr>
          <w:rFonts w:ascii="Sylfaen" w:eastAsia="Calibri" w:hAnsi="Sylfaen"/>
          <w:lang w:val="ka-GE"/>
        </w:rPr>
        <w:t xml:space="preserve"> </w:t>
      </w:r>
      <w:r w:rsidR="000F4CCB" w:rsidRPr="009F0EE4">
        <w:rPr>
          <w:rFonts w:ascii="Sylfaen" w:eastAsia="Calibri" w:hAnsi="Sylfaen"/>
          <w:lang w:val="ka-GE"/>
        </w:rPr>
        <w:t>202</w:t>
      </w:r>
      <w:r w:rsidR="0007433A" w:rsidRPr="009F0EE4">
        <w:rPr>
          <w:rFonts w:ascii="Sylfaen" w:eastAsia="Calibri" w:hAnsi="Sylfaen"/>
          <w:lang w:val="ka-GE"/>
        </w:rPr>
        <w:t>5</w:t>
      </w:r>
      <w:r w:rsidR="000F4CCB" w:rsidRPr="009F0EE4">
        <w:rPr>
          <w:rFonts w:ascii="Sylfaen" w:eastAsia="Calibri" w:hAnsi="Sylfaen"/>
          <w:lang w:val="ka-GE"/>
        </w:rPr>
        <w:t xml:space="preserve"> </w:t>
      </w:r>
      <w:r w:rsidR="000F4CCB" w:rsidRPr="009F0EE4">
        <w:rPr>
          <w:rFonts w:ascii="Sylfaen" w:eastAsia="Calibri" w:hAnsi="Sylfaen" w:cs="Sylfaen"/>
          <w:lang w:val="ka-GE"/>
        </w:rPr>
        <w:t>წლის</w:t>
      </w:r>
      <w:r w:rsidR="000F4CCB" w:rsidRPr="009F0EE4">
        <w:rPr>
          <w:rFonts w:ascii="Sylfaen" w:eastAsia="Calibri" w:hAnsi="Sylfaen"/>
          <w:lang w:val="ka-GE"/>
        </w:rPr>
        <w:t xml:space="preserve"> 1 </w:t>
      </w:r>
      <w:r w:rsidR="0007433A" w:rsidRPr="009F0EE4">
        <w:rPr>
          <w:rFonts w:ascii="Sylfaen" w:eastAsia="Calibri" w:hAnsi="Sylfaen" w:cs="Sylfaen"/>
          <w:lang w:val="ka-GE"/>
        </w:rPr>
        <w:t>იანვრიდან</w:t>
      </w:r>
      <w:r w:rsidR="0096558E" w:rsidRPr="009F0EE4">
        <w:rPr>
          <w:rFonts w:ascii="Sylfaen" w:eastAsia="Calibri" w:hAnsi="Sylfaen"/>
          <w:lang w:val="ka-GE"/>
        </w:rPr>
        <w:t xml:space="preserve">, </w:t>
      </w:r>
      <w:r w:rsidR="00E83722" w:rsidRPr="009F0EE4">
        <w:rPr>
          <w:rFonts w:ascii="Sylfaen" w:eastAsia="Calibri" w:hAnsi="Sylfaen" w:cs="Sylfaen"/>
          <w:lang w:val="ka-GE"/>
        </w:rPr>
        <w:t>ცვლილებებისთვის</w:t>
      </w:r>
      <w:r w:rsidR="00E83722" w:rsidRPr="009F0EE4">
        <w:rPr>
          <w:rFonts w:ascii="Sylfaen" w:eastAsia="Calibri" w:hAnsi="Sylfaen"/>
          <w:lang w:val="ka-GE"/>
        </w:rPr>
        <w:t xml:space="preserve"> </w:t>
      </w:r>
      <w:r w:rsidR="00E83722" w:rsidRPr="009F0EE4">
        <w:rPr>
          <w:rFonts w:ascii="Sylfaen" w:eastAsia="Calibri" w:hAnsi="Sylfaen" w:cs="Sylfaen"/>
          <w:lang w:val="ka-GE"/>
        </w:rPr>
        <w:t>მოსამზადებლად</w:t>
      </w:r>
      <w:r w:rsidR="00E83722" w:rsidRPr="009F0EE4">
        <w:rPr>
          <w:rFonts w:ascii="Sylfaen" w:eastAsia="Calibri" w:hAnsi="Sylfaen"/>
          <w:lang w:val="ka-GE"/>
        </w:rPr>
        <w:t xml:space="preserve"> </w:t>
      </w:r>
      <w:r w:rsidR="00E83722" w:rsidRPr="009F0EE4">
        <w:rPr>
          <w:rFonts w:ascii="Sylfaen" w:eastAsia="Calibri" w:hAnsi="Sylfaen" w:cs="Sylfaen"/>
          <w:lang w:val="ka-GE"/>
        </w:rPr>
        <w:t>ამზომველებისთვის</w:t>
      </w:r>
      <w:r w:rsidR="00E83722" w:rsidRPr="009F0EE4">
        <w:rPr>
          <w:rFonts w:ascii="Sylfaen" w:eastAsia="Calibri" w:hAnsi="Sylfaen"/>
          <w:lang w:val="ka-GE"/>
        </w:rPr>
        <w:t xml:space="preserve"> </w:t>
      </w:r>
      <w:r w:rsidR="00E83722" w:rsidRPr="009F0EE4">
        <w:rPr>
          <w:rFonts w:ascii="Sylfaen" w:eastAsia="Calibri" w:hAnsi="Sylfaen" w:cs="Sylfaen"/>
          <w:lang w:val="ka-GE"/>
        </w:rPr>
        <w:t>საჭირო</w:t>
      </w:r>
      <w:r w:rsidR="00E83722" w:rsidRPr="009F0EE4">
        <w:rPr>
          <w:rFonts w:ascii="Sylfaen" w:eastAsia="Calibri" w:hAnsi="Sylfaen"/>
          <w:lang w:val="ka-GE"/>
        </w:rPr>
        <w:t xml:space="preserve"> </w:t>
      </w:r>
      <w:r w:rsidR="003E6A46">
        <w:rPr>
          <w:rFonts w:ascii="Sylfaen" w:eastAsia="Calibri" w:hAnsi="Sylfaen" w:cs="Sylfaen"/>
          <w:lang w:val="ka-GE"/>
        </w:rPr>
        <w:t>დროის გათვალისწინებით.</w:t>
      </w:r>
    </w:p>
    <w:p w14:paraId="4FDCB192" w14:textId="77777777" w:rsidR="00461A87" w:rsidRPr="009F0EE4" w:rsidRDefault="00461A87" w:rsidP="001C53C4">
      <w:pPr>
        <w:pStyle w:val="NoSpacing"/>
        <w:spacing w:line="276" w:lineRule="auto"/>
        <w:ind w:firstLine="540"/>
        <w:jc w:val="both"/>
        <w:rPr>
          <w:rFonts w:ascii="Sylfaen" w:eastAsia="Calibri" w:hAnsi="Sylfaen"/>
          <w:b/>
          <w:lang w:val="ka-GE"/>
        </w:rPr>
      </w:pPr>
    </w:p>
    <w:p w14:paraId="60951344" w14:textId="77777777" w:rsidR="00461A87" w:rsidRPr="001C53C4" w:rsidRDefault="00461A87" w:rsidP="001C53C4">
      <w:pPr>
        <w:pStyle w:val="NoSpacing"/>
        <w:spacing w:line="276" w:lineRule="auto"/>
        <w:ind w:firstLine="540"/>
        <w:jc w:val="both"/>
        <w:rPr>
          <w:rFonts w:ascii="Sylfaen" w:eastAsia="Calibri" w:hAnsi="Sylfaen"/>
          <w:b/>
          <w:lang w:val="ka-GE"/>
        </w:rPr>
      </w:pPr>
      <w:r w:rsidRPr="009F0EE4">
        <w:rPr>
          <w:rFonts w:ascii="Sylfaen" w:eastAsia="Calibri" w:hAnsi="Sylfaen" w:cs="Sylfaen"/>
          <w:b/>
          <w:lang w:val="ka-GE"/>
        </w:rPr>
        <w:t>პროექტის</w:t>
      </w:r>
      <w:r w:rsidRPr="009F0EE4">
        <w:rPr>
          <w:rFonts w:ascii="Sylfaen" w:eastAsia="Calibri" w:hAnsi="Sylfaen"/>
          <w:b/>
          <w:lang w:val="ka-GE"/>
        </w:rPr>
        <w:t xml:space="preserve"> </w:t>
      </w:r>
      <w:r w:rsidRPr="009F0EE4">
        <w:rPr>
          <w:rFonts w:ascii="Sylfaen" w:eastAsia="Calibri" w:hAnsi="Sylfaen" w:cs="Sylfaen"/>
          <w:b/>
          <w:lang w:val="ka-GE"/>
        </w:rPr>
        <w:t>ავტორი</w:t>
      </w:r>
      <w:r w:rsidRPr="009F0EE4">
        <w:rPr>
          <w:rFonts w:ascii="Sylfaen" w:eastAsia="Calibri" w:hAnsi="Sylfaen"/>
          <w:b/>
          <w:lang w:val="ka-GE"/>
        </w:rPr>
        <w:t xml:space="preserve"> </w:t>
      </w:r>
      <w:r w:rsidRPr="009F0EE4">
        <w:rPr>
          <w:rFonts w:ascii="Sylfaen" w:eastAsia="Calibri" w:hAnsi="Sylfaen" w:cs="Sylfaen"/>
          <w:b/>
          <w:lang w:val="ka-GE"/>
        </w:rPr>
        <w:t>და</w:t>
      </w:r>
      <w:r w:rsidRPr="009F0EE4">
        <w:rPr>
          <w:rFonts w:ascii="Sylfaen" w:eastAsia="Calibri" w:hAnsi="Sylfaen"/>
          <w:b/>
          <w:lang w:val="ka-GE"/>
        </w:rPr>
        <w:t xml:space="preserve"> </w:t>
      </w:r>
      <w:r w:rsidRPr="009F0EE4">
        <w:rPr>
          <w:rFonts w:ascii="Sylfaen" w:eastAsia="Calibri" w:hAnsi="Sylfaen" w:cs="Sylfaen"/>
          <w:b/>
          <w:lang w:val="ka-GE"/>
        </w:rPr>
        <w:t>წარმდგენი</w:t>
      </w:r>
    </w:p>
    <w:p w14:paraId="521100C0" w14:textId="77777777" w:rsidR="00461A87" w:rsidRPr="009F0EE4" w:rsidRDefault="00461A87" w:rsidP="001C53C4">
      <w:pPr>
        <w:pStyle w:val="NoSpacing"/>
        <w:spacing w:line="276" w:lineRule="auto"/>
        <w:ind w:firstLine="540"/>
        <w:jc w:val="both"/>
        <w:rPr>
          <w:rFonts w:ascii="Sylfaen" w:eastAsia="Calibri" w:hAnsi="Sylfaen"/>
          <w:lang w:val="ka-GE"/>
        </w:rPr>
      </w:pPr>
      <w:r w:rsidRPr="009F0EE4">
        <w:rPr>
          <w:rFonts w:ascii="Sylfaen" w:eastAsia="Calibri" w:hAnsi="Sylfaen" w:cs="Sylfaen"/>
          <w:lang w:val="ka-GE"/>
        </w:rPr>
        <w:lastRenderedPageBreak/>
        <w:t>პროექტის</w:t>
      </w:r>
      <w:r w:rsidRPr="009F0EE4">
        <w:rPr>
          <w:rFonts w:ascii="Sylfaen" w:eastAsia="Calibri" w:hAnsi="Sylfaen"/>
          <w:lang w:val="ka-GE"/>
        </w:rPr>
        <w:t xml:space="preserve"> </w:t>
      </w:r>
      <w:r w:rsidRPr="009F0EE4">
        <w:rPr>
          <w:rFonts w:ascii="Sylfaen" w:eastAsia="Calibri" w:hAnsi="Sylfaen" w:cs="Sylfaen"/>
          <w:lang w:val="ka-GE"/>
        </w:rPr>
        <w:t>ავტორია</w:t>
      </w:r>
      <w:r w:rsidRPr="009F0EE4">
        <w:rPr>
          <w:rFonts w:ascii="Sylfaen" w:eastAsia="Calibri" w:hAnsi="Sylfaen"/>
          <w:lang w:val="ka-GE"/>
        </w:rPr>
        <w:t xml:space="preserve"> </w:t>
      </w:r>
      <w:r w:rsidRPr="009F0EE4">
        <w:rPr>
          <w:rFonts w:ascii="Sylfaen" w:eastAsia="Calibri" w:hAnsi="Sylfaen" w:cs="Sylfaen"/>
          <w:lang w:val="ka-GE"/>
        </w:rPr>
        <w:t>სსიპ</w:t>
      </w:r>
      <w:r w:rsidRPr="009F0EE4">
        <w:rPr>
          <w:rFonts w:ascii="Sylfaen" w:eastAsia="Calibri" w:hAnsi="Sylfaen"/>
          <w:lang w:val="ka-GE"/>
        </w:rPr>
        <w:t xml:space="preserve"> – </w:t>
      </w:r>
      <w:r w:rsidRPr="009F0EE4">
        <w:rPr>
          <w:rFonts w:ascii="Sylfaen" w:eastAsia="Calibri" w:hAnsi="Sylfaen" w:cs="Sylfaen"/>
          <w:lang w:val="ka-GE"/>
        </w:rPr>
        <w:t>საჯარო</w:t>
      </w:r>
      <w:r w:rsidRPr="009F0EE4">
        <w:rPr>
          <w:rFonts w:ascii="Sylfaen" w:eastAsia="Calibri" w:hAnsi="Sylfaen"/>
          <w:lang w:val="ka-GE"/>
        </w:rPr>
        <w:t xml:space="preserve"> </w:t>
      </w:r>
      <w:r w:rsidRPr="009F0EE4">
        <w:rPr>
          <w:rFonts w:ascii="Sylfaen" w:eastAsia="Calibri" w:hAnsi="Sylfaen" w:cs="Sylfaen"/>
          <w:lang w:val="ka-GE"/>
        </w:rPr>
        <w:t>რეესტრის</w:t>
      </w:r>
      <w:r w:rsidRPr="009F0EE4">
        <w:rPr>
          <w:rFonts w:ascii="Sylfaen" w:eastAsia="Calibri" w:hAnsi="Sylfaen"/>
          <w:lang w:val="ka-GE"/>
        </w:rPr>
        <w:t xml:space="preserve"> </w:t>
      </w:r>
      <w:r w:rsidRPr="009F0EE4">
        <w:rPr>
          <w:rFonts w:ascii="Sylfaen" w:eastAsia="Calibri" w:hAnsi="Sylfaen" w:cs="Sylfaen"/>
          <w:lang w:val="ka-GE"/>
        </w:rPr>
        <w:t>ეროვნული</w:t>
      </w:r>
      <w:r w:rsidRPr="009F0EE4">
        <w:rPr>
          <w:rFonts w:ascii="Sylfaen" w:eastAsia="Calibri" w:hAnsi="Sylfaen"/>
          <w:lang w:val="ka-GE"/>
        </w:rPr>
        <w:t xml:space="preserve"> </w:t>
      </w:r>
      <w:r w:rsidRPr="009F0EE4">
        <w:rPr>
          <w:rFonts w:ascii="Sylfaen" w:eastAsia="Calibri" w:hAnsi="Sylfaen" w:cs="Sylfaen"/>
          <w:lang w:val="ka-GE"/>
        </w:rPr>
        <w:t>სააგენტო</w:t>
      </w:r>
      <w:r w:rsidRPr="009F0EE4">
        <w:rPr>
          <w:rFonts w:ascii="Sylfaen" w:eastAsia="Calibri" w:hAnsi="Sylfaen"/>
          <w:lang w:val="ka-GE"/>
        </w:rPr>
        <w:t xml:space="preserve">, </w:t>
      </w:r>
      <w:r w:rsidRPr="009F0EE4">
        <w:rPr>
          <w:rFonts w:ascii="Sylfaen" w:eastAsia="Calibri" w:hAnsi="Sylfaen" w:cs="Sylfaen"/>
          <w:lang w:val="ka-GE"/>
        </w:rPr>
        <w:t>ხოლო</w:t>
      </w:r>
      <w:r w:rsidRPr="009F0EE4">
        <w:rPr>
          <w:rFonts w:ascii="Sylfaen" w:eastAsia="Calibri" w:hAnsi="Sylfaen"/>
          <w:lang w:val="ka-GE"/>
        </w:rPr>
        <w:t xml:space="preserve"> </w:t>
      </w:r>
      <w:r w:rsidRPr="009F0EE4">
        <w:rPr>
          <w:rFonts w:ascii="Sylfaen" w:eastAsia="Calibri" w:hAnsi="Sylfaen" w:cs="Sylfaen"/>
          <w:lang w:val="ka-GE"/>
        </w:rPr>
        <w:t>წარმდგენი</w:t>
      </w:r>
      <w:r w:rsidRPr="009F0EE4">
        <w:rPr>
          <w:rFonts w:ascii="Sylfaen" w:eastAsia="Calibri" w:hAnsi="Sylfaen"/>
          <w:lang w:val="ka-GE"/>
        </w:rPr>
        <w:t xml:space="preserve"> − </w:t>
      </w:r>
      <w:r w:rsidRPr="009F0EE4">
        <w:rPr>
          <w:rFonts w:ascii="Sylfaen" w:eastAsia="Calibri" w:hAnsi="Sylfaen" w:cs="Sylfaen"/>
          <w:lang w:val="ka-GE"/>
        </w:rPr>
        <w:t>საქართველოს</w:t>
      </w:r>
      <w:r w:rsidRPr="009F0EE4">
        <w:rPr>
          <w:rFonts w:ascii="Sylfaen" w:eastAsia="Calibri" w:hAnsi="Sylfaen"/>
          <w:lang w:val="ka-GE"/>
        </w:rPr>
        <w:t xml:space="preserve"> </w:t>
      </w:r>
      <w:r w:rsidRPr="009F0EE4">
        <w:rPr>
          <w:rFonts w:ascii="Sylfaen" w:eastAsia="Calibri" w:hAnsi="Sylfaen" w:cs="Sylfaen"/>
          <w:lang w:val="ka-GE"/>
        </w:rPr>
        <w:t>იუსტიციის</w:t>
      </w:r>
      <w:r w:rsidRPr="009F0EE4">
        <w:rPr>
          <w:rFonts w:ascii="Sylfaen" w:eastAsia="Calibri" w:hAnsi="Sylfaen"/>
          <w:lang w:val="ka-GE"/>
        </w:rPr>
        <w:t xml:space="preserve"> </w:t>
      </w:r>
      <w:r w:rsidRPr="009F0EE4">
        <w:rPr>
          <w:rFonts w:ascii="Sylfaen" w:eastAsia="Calibri" w:hAnsi="Sylfaen" w:cs="Sylfaen"/>
          <w:lang w:val="ka-GE"/>
        </w:rPr>
        <w:t>სამინისტრო</w:t>
      </w:r>
      <w:r w:rsidRPr="009F0EE4">
        <w:rPr>
          <w:rFonts w:ascii="Sylfaen" w:eastAsia="Calibri" w:hAnsi="Sylfaen"/>
          <w:lang w:val="ka-GE"/>
        </w:rPr>
        <w:t>.</w:t>
      </w:r>
    </w:p>
    <w:sectPr w:rsidR="00461A87" w:rsidRPr="009F0EE4" w:rsidSect="00FB18EC">
      <w:footerReference w:type="even" r:id="rId19"/>
      <w:pgSz w:w="12240" w:h="15840"/>
      <w:pgMar w:top="540" w:right="720" w:bottom="54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64775" w14:textId="77777777" w:rsidR="00BA3A74" w:rsidRDefault="00BA3A74">
      <w:r>
        <w:separator/>
      </w:r>
    </w:p>
  </w:endnote>
  <w:endnote w:type="continuationSeparator" w:id="0">
    <w:p w14:paraId="7DFB46CF" w14:textId="77777777" w:rsidR="00BA3A74" w:rsidRDefault="00BA3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C9A583" w14:textId="77777777" w:rsidR="009F0EE4" w:rsidRDefault="009F0EE4" w:rsidP="007724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DF66D0" w14:textId="77777777" w:rsidR="009F0EE4" w:rsidRDefault="009F0EE4" w:rsidP="00D01B4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BDF191" w14:textId="77777777" w:rsidR="00BA3A74" w:rsidRDefault="00BA3A74">
      <w:r>
        <w:separator/>
      </w:r>
    </w:p>
  </w:footnote>
  <w:footnote w:type="continuationSeparator" w:id="0">
    <w:p w14:paraId="6322CB63" w14:textId="77777777" w:rsidR="00BA3A74" w:rsidRDefault="00BA3A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744B5C"/>
    <w:multiLevelType w:val="hybridMultilevel"/>
    <w:tmpl w:val="F3E8C39C"/>
    <w:lvl w:ilvl="0" w:tplc="D0085CB4">
      <w:start w:val="1"/>
      <w:numFmt w:val="decimal"/>
      <w:lvlText w:val="%1."/>
      <w:lvlJc w:val="left"/>
      <w:pPr>
        <w:ind w:left="630"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
    <w:nsid w:val="4301493F"/>
    <w:multiLevelType w:val="hybridMultilevel"/>
    <w:tmpl w:val="98F21282"/>
    <w:lvl w:ilvl="0" w:tplc="0924F8F6">
      <w:start w:val="2"/>
      <w:numFmt w:val="decimal"/>
      <w:lvlText w:val="%1."/>
      <w:lvlJc w:val="left"/>
      <w:pPr>
        <w:ind w:left="1260" w:hanging="360"/>
      </w:pPr>
      <w:rPr>
        <w:rFonts w:cs="Sylfae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nsid w:val="4F995CAE"/>
    <w:multiLevelType w:val="hybridMultilevel"/>
    <w:tmpl w:val="F2CE8198"/>
    <w:lvl w:ilvl="0" w:tplc="958C956C">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
    <w:nsid w:val="534A76DB"/>
    <w:multiLevelType w:val="hybridMultilevel"/>
    <w:tmpl w:val="49302F42"/>
    <w:lvl w:ilvl="0" w:tplc="3244DEA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56C6437A"/>
    <w:multiLevelType w:val="hybridMultilevel"/>
    <w:tmpl w:val="9A38BF60"/>
    <w:lvl w:ilvl="0" w:tplc="7A0695B4">
      <w:start w:val="3"/>
      <w:numFmt w:val="decimal"/>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nsid w:val="619C760E"/>
    <w:multiLevelType w:val="hybridMultilevel"/>
    <w:tmpl w:val="49302F42"/>
    <w:lvl w:ilvl="0" w:tplc="3244DEA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67D230B2"/>
    <w:multiLevelType w:val="hybridMultilevel"/>
    <w:tmpl w:val="EBE43B84"/>
    <w:lvl w:ilvl="0" w:tplc="53682E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7D306D71"/>
    <w:multiLevelType w:val="hybridMultilevel"/>
    <w:tmpl w:val="03D09686"/>
    <w:lvl w:ilvl="0" w:tplc="02F8279A">
      <w:start w:val="1"/>
      <w:numFmt w:val="decimal"/>
      <w:pStyle w:val="gansakutrebulinacilixm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0"/>
  </w:num>
  <w:num w:numId="3">
    <w:abstractNumId w:val="2"/>
  </w:num>
  <w:num w:numId="4">
    <w:abstractNumId w:val="6"/>
  </w:num>
  <w:num w:numId="5">
    <w:abstractNumId w:val="4"/>
  </w:num>
  <w:num w:numId="6">
    <w:abstractNumId w:val="5"/>
  </w:num>
  <w:num w:numId="7">
    <w:abstractNumId w:val="3"/>
  </w:num>
  <w:num w:numId="8">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trackRevisions/>
  <w:defaultTabStop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3A4"/>
    <w:rsid w:val="000023E9"/>
    <w:rsid w:val="00007ABE"/>
    <w:rsid w:val="000101C4"/>
    <w:rsid w:val="000105C2"/>
    <w:rsid w:val="00015213"/>
    <w:rsid w:val="000173AF"/>
    <w:rsid w:val="000179A2"/>
    <w:rsid w:val="000201C2"/>
    <w:rsid w:val="00021951"/>
    <w:rsid w:val="00023723"/>
    <w:rsid w:val="00024FE8"/>
    <w:rsid w:val="00025F61"/>
    <w:rsid w:val="00026052"/>
    <w:rsid w:val="0002611D"/>
    <w:rsid w:val="000267D3"/>
    <w:rsid w:val="00027CCE"/>
    <w:rsid w:val="00033C9B"/>
    <w:rsid w:val="000359D1"/>
    <w:rsid w:val="000366ED"/>
    <w:rsid w:val="00037F7A"/>
    <w:rsid w:val="000422F0"/>
    <w:rsid w:val="00042687"/>
    <w:rsid w:val="00042D67"/>
    <w:rsid w:val="0004478A"/>
    <w:rsid w:val="00044FFA"/>
    <w:rsid w:val="00045B91"/>
    <w:rsid w:val="00045BC2"/>
    <w:rsid w:val="00046217"/>
    <w:rsid w:val="000462AB"/>
    <w:rsid w:val="00047039"/>
    <w:rsid w:val="00053604"/>
    <w:rsid w:val="00053FCC"/>
    <w:rsid w:val="0005482E"/>
    <w:rsid w:val="000556B0"/>
    <w:rsid w:val="00055D90"/>
    <w:rsid w:val="0005654D"/>
    <w:rsid w:val="00056FA1"/>
    <w:rsid w:val="00057C12"/>
    <w:rsid w:val="000616CA"/>
    <w:rsid w:val="00064657"/>
    <w:rsid w:val="00066EC2"/>
    <w:rsid w:val="000678EB"/>
    <w:rsid w:val="00067F67"/>
    <w:rsid w:val="0007433A"/>
    <w:rsid w:val="000748DF"/>
    <w:rsid w:val="00076B8D"/>
    <w:rsid w:val="00077706"/>
    <w:rsid w:val="00077E7E"/>
    <w:rsid w:val="00080327"/>
    <w:rsid w:val="000805F4"/>
    <w:rsid w:val="00080F4D"/>
    <w:rsid w:val="00081E89"/>
    <w:rsid w:val="00081F26"/>
    <w:rsid w:val="00083B17"/>
    <w:rsid w:val="00083DD2"/>
    <w:rsid w:val="00086C27"/>
    <w:rsid w:val="0009067E"/>
    <w:rsid w:val="00091F30"/>
    <w:rsid w:val="00097EAE"/>
    <w:rsid w:val="000A1000"/>
    <w:rsid w:val="000A10EE"/>
    <w:rsid w:val="000A1FE9"/>
    <w:rsid w:val="000A400A"/>
    <w:rsid w:val="000A4BAB"/>
    <w:rsid w:val="000A5AC8"/>
    <w:rsid w:val="000B02AE"/>
    <w:rsid w:val="000B1D96"/>
    <w:rsid w:val="000B3952"/>
    <w:rsid w:val="000B5519"/>
    <w:rsid w:val="000B5AB6"/>
    <w:rsid w:val="000B6D75"/>
    <w:rsid w:val="000C206D"/>
    <w:rsid w:val="000C2BEF"/>
    <w:rsid w:val="000C6C17"/>
    <w:rsid w:val="000C75F6"/>
    <w:rsid w:val="000C7866"/>
    <w:rsid w:val="000D2893"/>
    <w:rsid w:val="000D376D"/>
    <w:rsid w:val="000D40BB"/>
    <w:rsid w:val="000D44EF"/>
    <w:rsid w:val="000D596E"/>
    <w:rsid w:val="000D599A"/>
    <w:rsid w:val="000D5C7D"/>
    <w:rsid w:val="000E6307"/>
    <w:rsid w:val="000F0B77"/>
    <w:rsid w:val="000F3F9F"/>
    <w:rsid w:val="000F4CCB"/>
    <w:rsid w:val="000F673F"/>
    <w:rsid w:val="000F744F"/>
    <w:rsid w:val="00100983"/>
    <w:rsid w:val="00100CDC"/>
    <w:rsid w:val="0010151D"/>
    <w:rsid w:val="001019C1"/>
    <w:rsid w:val="00104066"/>
    <w:rsid w:val="001048DB"/>
    <w:rsid w:val="00104939"/>
    <w:rsid w:val="001151B3"/>
    <w:rsid w:val="00115203"/>
    <w:rsid w:val="0012138B"/>
    <w:rsid w:val="001224E3"/>
    <w:rsid w:val="00123B3F"/>
    <w:rsid w:val="00123D00"/>
    <w:rsid w:val="00125981"/>
    <w:rsid w:val="00130996"/>
    <w:rsid w:val="001311B4"/>
    <w:rsid w:val="00131703"/>
    <w:rsid w:val="00132227"/>
    <w:rsid w:val="00132620"/>
    <w:rsid w:val="00133763"/>
    <w:rsid w:val="001340F8"/>
    <w:rsid w:val="001345E7"/>
    <w:rsid w:val="00134D41"/>
    <w:rsid w:val="00134E31"/>
    <w:rsid w:val="00136E31"/>
    <w:rsid w:val="00140126"/>
    <w:rsid w:val="00141077"/>
    <w:rsid w:val="00141C64"/>
    <w:rsid w:val="00142B19"/>
    <w:rsid w:val="0014346A"/>
    <w:rsid w:val="00146CEC"/>
    <w:rsid w:val="00146E57"/>
    <w:rsid w:val="00147E18"/>
    <w:rsid w:val="00153ADE"/>
    <w:rsid w:val="001560AA"/>
    <w:rsid w:val="0015623E"/>
    <w:rsid w:val="00157105"/>
    <w:rsid w:val="001615F4"/>
    <w:rsid w:val="001648EE"/>
    <w:rsid w:val="00164EE0"/>
    <w:rsid w:val="001662DD"/>
    <w:rsid w:val="00167E8E"/>
    <w:rsid w:val="00167F42"/>
    <w:rsid w:val="001710EB"/>
    <w:rsid w:val="00171B5A"/>
    <w:rsid w:val="00172119"/>
    <w:rsid w:val="00172760"/>
    <w:rsid w:val="0017609C"/>
    <w:rsid w:val="00180EB2"/>
    <w:rsid w:val="0018243D"/>
    <w:rsid w:val="00183E55"/>
    <w:rsid w:val="00184A78"/>
    <w:rsid w:val="00185577"/>
    <w:rsid w:val="001862D3"/>
    <w:rsid w:val="00186ED7"/>
    <w:rsid w:val="00190EED"/>
    <w:rsid w:val="00192B1C"/>
    <w:rsid w:val="00193CDB"/>
    <w:rsid w:val="001940D5"/>
    <w:rsid w:val="00195CC8"/>
    <w:rsid w:val="0019638D"/>
    <w:rsid w:val="00196AF1"/>
    <w:rsid w:val="0019707B"/>
    <w:rsid w:val="001973E2"/>
    <w:rsid w:val="001A17D9"/>
    <w:rsid w:val="001A7996"/>
    <w:rsid w:val="001B1C95"/>
    <w:rsid w:val="001B2CD5"/>
    <w:rsid w:val="001C06B7"/>
    <w:rsid w:val="001C53C4"/>
    <w:rsid w:val="001C7B6F"/>
    <w:rsid w:val="001D088F"/>
    <w:rsid w:val="001D1903"/>
    <w:rsid w:val="001D1CE1"/>
    <w:rsid w:val="001D3BAD"/>
    <w:rsid w:val="001D7C5D"/>
    <w:rsid w:val="001E015D"/>
    <w:rsid w:val="001E40FC"/>
    <w:rsid w:val="001E6516"/>
    <w:rsid w:val="001E7E18"/>
    <w:rsid w:val="001F5F24"/>
    <w:rsid w:val="001F634D"/>
    <w:rsid w:val="001F6DE3"/>
    <w:rsid w:val="00202706"/>
    <w:rsid w:val="00203028"/>
    <w:rsid w:val="0020794A"/>
    <w:rsid w:val="00210DAC"/>
    <w:rsid w:val="00210F2E"/>
    <w:rsid w:val="00211690"/>
    <w:rsid w:val="00211B07"/>
    <w:rsid w:val="002122DB"/>
    <w:rsid w:val="00212625"/>
    <w:rsid w:val="002134CC"/>
    <w:rsid w:val="00213AEA"/>
    <w:rsid w:val="00215E10"/>
    <w:rsid w:val="00217143"/>
    <w:rsid w:val="002263FA"/>
    <w:rsid w:val="00226B48"/>
    <w:rsid w:val="00226FF0"/>
    <w:rsid w:val="00227355"/>
    <w:rsid w:val="00227D72"/>
    <w:rsid w:val="0023359B"/>
    <w:rsid w:val="0023368A"/>
    <w:rsid w:val="0023495B"/>
    <w:rsid w:val="002360C9"/>
    <w:rsid w:val="00241206"/>
    <w:rsid w:val="00243C7F"/>
    <w:rsid w:val="00244FE6"/>
    <w:rsid w:val="00246593"/>
    <w:rsid w:val="002468CA"/>
    <w:rsid w:val="00247F6B"/>
    <w:rsid w:val="00250074"/>
    <w:rsid w:val="002509ED"/>
    <w:rsid w:val="00250A4E"/>
    <w:rsid w:val="00251178"/>
    <w:rsid w:val="00251E01"/>
    <w:rsid w:val="002547E5"/>
    <w:rsid w:val="00254BC0"/>
    <w:rsid w:val="00261AAC"/>
    <w:rsid w:val="00261D78"/>
    <w:rsid w:val="00261E81"/>
    <w:rsid w:val="0026233E"/>
    <w:rsid w:val="0026377C"/>
    <w:rsid w:val="002656FF"/>
    <w:rsid w:val="00265912"/>
    <w:rsid w:val="00270D13"/>
    <w:rsid w:val="00270FC3"/>
    <w:rsid w:val="002715D3"/>
    <w:rsid w:val="0027165C"/>
    <w:rsid w:val="00271B24"/>
    <w:rsid w:val="002723F5"/>
    <w:rsid w:val="002728EA"/>
    <w:rsid w:val="00273A62"/>
    <w:rsid w:val="00273AAD"/>
    <w:rsid w:val="002740EA"/>
    <w:rsid w:val="002750BA"/>
    <w:rsid w:val="00275F2F"/>
    <w:rsid w:val="002778A9"/>
    <w:rsid w:val="002800FA"/>
    <w:rsid w:val="00282469"/>
    <w:rsid w:val="00284232"/>
    <w:rsid w:val="002856F3"/>
    <w:rsid w:val="002861CF"/>
    <w:rsid w:val="002873F0"/>
    <w:rsid w:val="00287917"/>
    <w:rsid w:val="00291D4E"/>
    <w:rsid w:val="00291F22"/>
    <w:rsid w:val="002953E7"/>
    <w:rsid w:val="00295874"/>
    <w:rsid w:val="00295D84"/>
    <w:rsid w:val="002968AF"/>
    <w:rsid w:val="002A0ADD"/>
    <w:rsid w:val="002A0F4F"/>
    <w:rsid w:val="002A1B53"/>
    <w:rsid w:val="002A296E"/>
    <w:rsid w:val="002A2EB9"/>
    <w:rsid w:val="002A3427"/>
    <w:rsid w:val="002A55C4"/>
    <w:rsid w:val="002A5C4D"/>
    <w:rsid w:val="002A6FF7"/>
    <w:rsid w:val="002A75B3"/>
    <w:rsid w:val="002B08AE"/>
    <w:rsid w:val="002B2184"/>
    <w:rsid w:val="002B2599"/>
    <w:rsid w:val="002B2897"/>
    <w:rsid w:val="002B2B79"/>
    <w:rsid w:val="002B3581"/>
    <w:rsid w:val="002B3C7D"/>
    <w:rsid w:val="002B7A35"/>
    <w:rsid w:val="002C211A"/>
    <w:rsid w:val="002C2511"/>
    <w:rsid w:val="002C3F8E"/>
    <w:rsid w:val="002C3F9E"/>
    <w:rsid w:val="002C63E9"/>
    <w:rsid w:val="002C76F0"/>
    <w:rsid w:val="002D4B80"/>
    <w:rsid w:val="002D52FF"/>
    <w:rsid w:val="002D73A1"/>
    <w:rsid w:val="002E17BB"/>
    <w:rsid w:val="002E262D"/>
    <w:rsid w:val="002E3E87"/>
    <w:rsid w:val="002E470A"/>
    <w:rsid w:val="002E5001"/>
    <w:rsid w:val="002E7352"/>
    <w:rsid w:val="002E7C0B"/>
    <w:rsid w:val="002E7FAA"/>
    <w:rsid w:val="002F07BF"/>
    <w:rsid w:val="002F2147"/>
    <w:rsid w:val="002F26D9"/>
    <w:rsid w:val="003013A4"/>
    <w:rsid w:val="0030195A"/>
    <w:rsid w:val="003019E4"/>
    <w:rsid w:val="003033D2"/>
    <w:rsid w:val="00303A23"/>
    <w:rsid w:val="00303B13"/>
    <w:rsid w:val="00305F08"/>
    <w:rsid w:val="00306386"/>
    <w:rsid w:val="003107F0"/>
    <w:rsid w:val="003129B8"/>
    <w:rsid w:val="00312A45"/>
    <w:rsid w:val="00313428"/>
    <w:rsid w:val="003228CC"/>
    <w:rsid w:val="00322B5B"/>
    <w:rsid w:val="0032385C"/>
    <w:rsid w:val="0032422F"/>
    <w:rsid w:val="003256AE"/>
    <w:rsid w:val="003268C8"/>
    <w:rsid w:val="00327632"/>
    <w:rsid w:val="003320DE"/>
    <w:rsid w:val="003328D3"/>
    <w:rsid w:val="00334643"/>
    <w:rsid w:val="003407CD"/>
    <w:rsid w:val="00342952"/>
    <w:rsid w:val="003430CB"/>
    <w:rsid w:val="00343752"/>
    <w:rsid w:val="00343A92"/>
    <w:rsid w:val="00344C44"/>
    <w:rsid w:val="00345ECB"/>
    <w:rsid w:val="00346499"/>
    <w:rsid w:val="00347842"/>
    <w:rsid w:val="00356438"/>
    <w:rsid w:val="00356CC6"/>
    <w:rsid w:val="0036127A"/>
    <w:rsid w:val="0036221C"/>
    <w:rsid w:val="00362B31"/>
    <w:rsid w:val="00362C03"/>
    <w:rsid w:val="00364239"/>
    <w:rsid w:val="00365E9B"/>
    <w:rsid w:val="00365F1C"/>
    <w:rsid w:val="00366671"/>
    <w:rsid w:val="003678E3"/>
    <w:rsid w:val="00373DCE"/>
    <w:rsid w:val="003745C9"/>
    <w:rsid w:val="00375355"/>
    <w:rsid w:val="00376577"/>
    <w:rsid w:val="003771D0"/>
    <w:rsid w:val="003775CE"/>
    <w:rsid w:val="003821FA"/>
    <w:rsid w:val="003833EC"/>
    <w:rsid w:val="00383AC1"/>
    <w:rsid w:val="003852FE"/>
    <w:rsid w:val="00385AA6"/>
    <w:rsid w:val="00386472"/>
    <w:rsid w:val="00386630"/>
    <w:rsid w:val="00392517"/>
    <w:rsid w:val="00392C88"/>
    <w:rsid w:val="0039336F"/>
    <w:rsid w:val="00394BDC"/>
    <w:rsid w:val="00394BE7"/>
    <w:rsid w:val="0039557B"/>
    <w:rsid w:val="00395E3F"/>
    <w:rsid w:val="003A07FC"/>
    <w:rsid w:val="003A2A3D"/>
    <w:rsid w:val="003A2C4F"/>
    <w:rsid w:val="003A3C58"/>
    <w:rsid w:val="003A4FDF"/>
    <w:rsid w:val="003A60B1"/>
    <w:rsid w:val="003A6AC4"/>
    <w:rsid w:val="003A78BE"/>
    <w:rsid w:val="003B0267"/>
    <w:rsid w:val="003B1705"/>
    <w:rsid w:val="003B312F"/>
    <w:rsid w:val="003B4389"/>
    <w:rsid w:val="003B4990"/>
    <w:rsid w:val="003B4E89"/>
    <w:rsid w:val="003B5FCC"/>
    <w:rsid w:val="003B73A3"/>
    <w:rsid w:val="003C196E"/>
    <w:rsid w:val="003C1A1A"/>
    <w:rsid w:val="003C457A"/>
    <w:rsid w:val="003C4D76"/>
    <w:rsid w:val="003C7A75"/>
    <w:rsid w:val="003D3BD3"/>
    <w:rsid w:val="003D49A1"/>
    <w:rsid w:val="003D5360"/>
    <w:rsid w:val="003D6907"/>
    <w:rsid w:val="003D74AF"/>
    <w:rsid w:val="003D7823"/>
    <w:rsid w:val="003E0E0C"/>
    <w:rsid w:val="003E10FC"/>
    <w:rsid w:val="003E3151"/>
    <w:rsid w:val="003E4B66"/>
    <w:rsid w:val="003E5439"/>
    <w:rsid w:val="003E63BB"/>
    <w:rsid w:val="003E6A46"/>
    <w:rsid w:val="003E6ED0"/>
    <w:rsid w:val="003F0288"/>
    <w:rsid w:val="003F1416"/>
    <w:rsid w:val="003F14AB"/>
    <w:rsid w:val="003F24F0"/>
    <w:rsid w:val="003F291F"/>
    <w:rsid w:val="003F29E6"/>
    <w:rsid w:val="003F58C7"/>
    <w:rsid w:val="003F7551"/>
    <w:rsid w:val="00400C4F"/>
    <w:rsid w:val="00401F72"/>
    <w:rsid w:val="00402A67"/>
    <w:rsid w:val="00402D58"/>
    <w:rsid w:val="004031FF"/>
    <w:rsid w:val="004045F3"/>
    <w:rsid w:val="00404DF3"/>
    <w:rsid w:val="00404E8D"/>
    <w:rsid w:val="004065EA"/>
    <w:rsid w:val="00410474"/>
    <w:rsid w:val="00410659"/>
    <w:rsid w:val="00411FAD"/>
    <w:rsid w:val="004142B8"/>
    <w:rsid w:val="00415ABE"/>
    <w:rsid w:val="00415E9D"/>
    <w:rsid w:val="00416C73"/>
    <w:rsid w:val="00416CFF"/>
    <w:rsid w:val="00423B7E"/>
    <w:rsid w:val="0042611B"/>
    <w:rsid w:val="00427559"/>
    <w:rsid w:val="004277BE"/>
    <w:rsid w:val="004321F1"/>
    <w:rsid w:val="004333A7"/>
    <w:rsid w:val="00437B62"/>
    <w:rsid w:val="00437FEF"/>
    <w:rsid w:val="00441BF2"/>
    <w:rsid w:val="00442413"/>
    <w:rsid w:val="00443774"/>
    <w:rsid w:val="004523C9"/>
    <w:rsid w:val="00453128"/>
    <w:rsid w:val="0045506F"/>
    <w:rsid w:val="00455ABA"/>
    <w:rsid w:val="00455B01"/>
    <w:rsid w:val="00461A87"/>
    <w:rsid w:val="00462274"/>
    <w:rsid w:val="00462A29"/>
    <w:rsid w:val="00462ABB"/>
    <w:rsid w:val="00462CA7"/>
    <w:rsid w:val="00463061"/>
    <w:rsid w:val="004651BA"/>
    <w:rsid w:val="004651CA"/>
    <w:rsid w:val="0046545C"/>
    <w:rsid w:val="004674E1"/>
    <w:rsid w:val="00467F12"/>
    <w:rsid w:val="00470047"/>
    <w:rsid w:val="004708B7"/>
    <w:rsid w:val="00470DA5"/>
    <w:rsid w:val="004713EB"/>
    <w:rsid w:val="00471BE6"/>
    <w:rsid w:val="00473781"/>
    <w:rsid w:val="00474F9C"/>
    <w:rsid w:val="00475AC6"/>
    <w:rsid w:val="004816AE"/>
    <w:rsid w:val="004820CA"/>
    <w:rsid w:val="004864D4"/>
    <w:rsid w:val="00486A7B"/>
    <w:rsid w:val="004877D2"/>
    <w:rsid w:val="004878E7"/>
    <w:rsid w:val="00491DFE"/>
    <w:rsid w:val="00492936"/>
    <w:rsid w:val="00495CA7"/>
    <w:rsid w:val="004969B8"/>
    <w:rsid w:val="0049768E"/>
    <w:rsid w:val="004A0C34"/>
    <w:rsid w:val="004A2C89"/>
    <w:rsid w:val="004A5198"/>
    <w:rsid w:val="004A6B88"/>
    <w:rsid w:val="004A7EAB"/>
    <w:rsid w:val="004B2527"/>
    <w:rsid w:val="004B31CE"/>
    <w:rsid w:val="004B3C1C"/>
    <w:rsid w:val="004B3DF3"/>
    <w:rsid w:val="004B4800"/>
    <w:rsid w:val="004B5B4C"/>
    <w:rsid w:val="004B5FD6"/>
    <w:rsid w:val="004B7520"/>
    <w:rsid w:val="004C15A5"/>
    <w:rsid w:val="004C3DE6"/>
    <w:rsid w:val="004C4ADF"/>
    <w:rsid w:val="004C550A"/>
    <w:rsid w:val="004D0260"/>
    <w:rsid w:val="004D0765"/>
    <w:rsid w:val="004D0961"/>
    <w:rsid w:val="004D2B66"/>
    <w:rsid w:val="004D2FF7"/>
    <w:rsid w:val="004D388B"/>
    <w:rsid w:val="004D3C53"/>
    <w:rsid w:val="004D3F44"/>
    <w:rsid w:val="004D4B05"/>
    <w:rsid w:val="004D4EA5"/>
    <w:rsid w:val="004D610F"/>
    <w:rsid w:val="004D7BD6"/>
    <w:rsid w:val="004E3DB0"/>
    <w:rsid w:val="004E4EBE"/>
    <w:rsid w:val="004E6E83"/>
    <w:rsid w:val="004E7824"/>
    <w:rsid w:val="004F06B6"/>
    <w:rsid w:val="004F1C9A"/>
    <w:rsid w:val="004F2F7C"/>
    <w:rsid w:val="004F32BB"/>
    <w:rsid w:val="004F3FC9"/>
    <w:rsid w:val="004F4BD3"/>
    <w:rsid w:val="004F5FB0"/>
    <w:rsid w:val="004F721F"/>
    <w:rsid w:val="00502B0F"/>
    <w:rsid w:val="0050526B"/>
    <w:rsid w:val="00510979"/>
    <w:rsid w:val="005117D5"/>
    <w:rsid w:val="00513EC2"/>
    <w:rsid w:val="00514609"/>
    <w:rsid w:val="00514974"/>
    <w:rsid w:val="005155B2"/>
    <w:rsid w:val="0051600E"/>
    <w:rsid w:val="0051690F"/>
    <w:rsid w:val="0051778E"/>
    <w:rsid w:val="0052452E"/>
    <w:rsid w:val="00526CA2"/>
    <w:rsid w:val="00531BD4"/>
    <w:rsid w:val="0053378A"/>
    <w:rsid w:val="00534EDF"/>
    <w:rsid w:val="00535DB4"/>
    <w:rsid w:val="005363CF"/>
    <w:rsid w:val="00536EB7"/>
    <w:rsid w:val="0054066B"/>
    <w:rsid w:val="00540F01"/>
    <w:rsid w:val="005416B9"/>
    <w:rsid w:val="0054251E"/>
    <w:rsid w:val="005446A0"/>
    <w:rsid w:val="005457A6"/>
    <w:rsid w:val="00546678"/>
    <w:rsid w:val="005516D9"/>
    <w:rsid w:val="005519B5"/>
    <w:rsid w:val="00552610"/>
    <w:rsid w:val="00552863"/>
    <w:rsid w:val="00553BEB"/>
    <w:rsid w:val="00553C7A"/>
    <w:rsid w:val="00554F7A"/>
    <w:rsid w:val="00557156"/>
    <w:rsid w:val="005607A2"/>
    <w:rsid w:val="00560C5A"/>
    <w:rsid w:val="0056207B"/>
    <w:rsid w:val="00562908"/>
    <w:rsid w:val="005629BF"/>
    <w:rsid w:val="00562DB4"/>
    <w:rsid w:val="00563146"/>
    <w:rsid w:val="005654E9"/>
    <w:rsid w:val="00566178"/>
    <w:rsid w:val="005663A5"/>
    <w:rsid w:val="0056713E"/>
    <w:rsid w:val="0056789B"/>
    <w:rsid w:val="00570D16"/>
    <w:rsid w:val="005717A4"/>
    <w:rsid w:val="0057217C"/>
    <w:rsid w:val="00580157"/>
    <w:rsid w:val="00585FF7"/>
    <w:rsid w:val="0058706E"/>
    <w:rsid w:val="00587B61"/>
    <w:rsid w:val="00590469"/>
    <w:rsid w:val="0059356A"/>
    <w:rsid w:val="00593D18"/>
    <w:rsid w:val="00594D53"/>
    <w:rsid w:val="0059523E"/>
    <w:rsid w:val="00595260"/>
    <w:rsid w:val="00596303"/>
    <w:rsid w:val="00596BCF"/>
    <w:rsid w:val="005A063F"/>
    <w:rsid w:val="005A387F"/>
    <w:rsid w:val="005A57B5"/>
    <w:rsid w:val="005B7EDA"/>
    <w:rsid w:val="005C08FC"/>
    <w:rsid w:val="005C0C2F"/>
    <w:rsid w:val="005C0CCD"/>
    <w:rsid w:val="005C115D"/>
    <w:rsid w:val="005C41F2"/>
    <w:rsid w:val="005C4242"/>
    <w:rsid w:val="005C6F3F"/>
    <w:rsid w:val="005C7148"/>
    <w:rsid w:val="005D0DC1"/>
    <w:rsid w:val="005D2FEA"/>
    <w:rsid w:val="005D60BB"/>
    <w:rsid w:val="005E189F"/>
    <w:rsid w:val="005E19F3"/>
    <w:rsid w:val="005E1DF8"/>
    <w:rsid w:val="005E1FA7"/>
    <w:rsid w:val="005E302E"/>
    <w:rsid w:val="005E318C"/>
    <w:rsid w:val="005E3693"/>
    <w:rsid w:val="005E41E8"/>
    <w:rsid w:val="005E68BE"/>
    <w:rsid w:val="005F23A9"/>
    <w:rsid w:val="005F4D52"/>
    <w:rsid w:val="005F5207"/>
    <w:rsid w:val="005F58F2"/>
    <w:rsid w:val="005F5F80"/>
    <w:rsid w:val="005F7BE3"/>
    <w:rsid w:val="00600A85"/>
    <w:rsid w:val="00600A96"/>
    <w:rsid w:val="00607EB3"/>
    <w:rsid w:val="00611C04"/>
    <w:rsid w:val="00612151"/>
    <w:rsid w:val="006123B7"/>
    <w:rsid w:val="00612548"/>
    <w:rsid w:val="00612DAD"/>
    <w:rsid w:val="00620599"/>
    <w:rsid w:val="00621FE9"/>
    <w:rsid w:val="00622556"/>
    <w:rsid w:val="00623B26"/>
    <w:rsid w:val="006306F2"/>
    <w:rsid w:val="006307B3"/>
    <w:rsid w:val="006318CE"/>
    <w:rsid w:val="006337FD"/>
    <w:rsid w:val="00633BD8"/>
    <w:rsid w:val="006356F4"/>
    <w:rsid w:val="006365A8"/>
    <w:rsid w:val="00640ABB"/>
    <w:rsid w:val="00640C81"/>
    <w:rsid w:val="00642E6F"/>
    <w:rsid w:val="00643496"/>
    <w:rsid w:val="006469B3"/>
    <w:rsid w:val="00646FB7"/>
    <w:rsid w:val="0065020D"/>
    <w:rsid w:val="006505DD"/>
    <w:rsid w:val="0065361D"/>
    <w:rsid w:val="00654591"/>
    <w:rsid w:val="00654D08"/>
    <w:rsid w:val="00655BB3"/>
    <w:rsid w:val="00655CA6"/>
    <w:rsid w:val="00656F1A"/>
    <w:rsid w:val="006575D3"/>
    <w:rsid w:val="00662F77"/>
    <w:rsid w:val="00663762"/>
    <w:rsid w:val="006661AA"/>
    <w:rsid w:val="00666338"/>
    <w:rsid w:val="00666416"/>
    <w:rsid w:val="00666512"/>
    <w:rsid w:val="0066750A"/>
    <w:rsid w:val="006728CC"/>
    <w:rsid w:val="006731B6"/>
    <w:rsid w:val="00673B54"/>
    <w:rsid w:val="00677040"/>
    <w:rsid w:val="006774F6"/>
    <w:rsid w:val="00680238"/>
    <w:rsid w:val="00680DA4"/>
    <w:rsid w:val="006825A1"/>
    <w:rsid w:val="00683CA3"/>
    <w:rsid w:val="006858A0"/>
    <w:rsid w:val="00692609"/>
    <w:rsid w:val="00692635"/>
    <w:rsid w:val="006929DD"/>
    <w:rsid w:val="00694DA4"/>
    <w:rsid w:val="00695A31"/>
    <w:rsid w:val="00697764"/>
    <w:rsid w:val="00697920"/>
    <w:rsid w:val="006A19D1"/>
    <w:rsid w:val="006A23F3"/>
    <w:rsid w:val="006A4255"/>
    <w:rsid w:val="006A719D"/>
    <w:rsid w:val="006A7218"/>
    <w:rsid w:val="006B02BC"/>
    <w:rsid w:val="006B0B9D"/>
    <w:rsid w:val="006B13D1"/>
    <w:rsid w:val="006B1C11"/>
    <w:rsid w:val="006B2647"/>
    <w:rsid w:val="006B31E9"/>
    <w:rsid w:val="006B3988"/>
    <w:rsid w:val="006B4F55"/>
    <w:rsid w:val="006C009D"/>
    <w:rsid w:val="006C064E"/>
    <w:rsid w:val="006C49E1"/>
    <w:rsid w:val="006C524D"/>
    <w:rsid w:val="006C75C4"/>
    <w:rsid w:val="006C7BA6"/>
    <w:rsid w:val="006D0154"/>
    <w:rsid w:val="006D19B8"/>
    <w:rsid w:val="006D28BF"/>
    <w:rsid w:val="006D47CE"/>
    <w:rsid w:val="006D5313"/>
    <w:rsid w:val="006E1E1B"/>
    <w:rsid w:val="006E43FC"/>
    <w:rsid w:val="006E4ABF"/>
    <w:rsid w:val="006E5327"/>
    <w:rsid w:val="006E767B"/>
    <w:rsid w:val="006F112E"/>
    <w:rsid w:val="006F1C6E"/>
    <w:rsid w:val="006F2CB8"/>
    <w:rsid w:val="006F3C4B"/>
    <w:rsid w:val="006F5CBE"/>
    <w:rsid w:val="006F78CF"/>
    <w:rsid w:val="00701D23"/>
    <w:rsid w:val="0070202B"/>
    <w:rsid w:val="00702731"/>
    <w:rsid w:val="0070379C"/>
    <w:rsid w:val="00705EFE"/>
    <w:rsid w:val="00706D37"/>
    <w:rsid w:val="00707081"/>
    <w:rsid w:val="00710E06"/>
    <w:rsid w:val="00714524"/>
    <w:rsid w:val="007166C4"/>
    <w:rsid w:val="007179C7"/>
    <w:rsid w:val="00721D14"/>
    <w:rsid w:val="00721F72"/>
    <w:rsid w:val="00723B8D"/>
    <w:rsid w:val="007244BB"/>
    <w:rsid w:val="007261E9"/>
    <w:rsid w:val="0072621F"/>
    <w:rsid w:val="00727F40"/>
    <w:rsid w:val="00731B0E"/>
    <w:rsid w:val="007323A1"/>
    <w:rsid w:val="00733252"/>
    <w:rsid w:val="00733683"/>
    <w:rsid w:val="0073407D"/>
    <w:rsid w:val="0074064B"/>
    <w:rsid w:val="00741353"/>
    <w:rsid w:val="00741AB4"/>
    <w:rsid w:val="0074340C"/>
    <w:rsid w:val="00746291"/>
    <w:rsid w:val="00747F72"/>
    <w:rsid w:val="00751AE2"/>
    <w:rsid w:val="00753CE6"/>
    <w:rsid w:val="00754DA4"/>
    <w:rsid w:val="0075765A"/>
    <w:rsid w:val="007626D6"/>
    <w:rsid w:val="00762D54"/>
    <w:rsid w:val="0076638A"/>
    <w:rsid w:val="0076714C"/>
    <w:rsid w:val="007675DA"/>
    <w:rsid w:val="007724EB"/>
    <w:rsid w:val="007746B0"/>
    <w:rsid w:val="00776607"/>
    <w:rsid w:val="00776973"/>
    <w:rsid w:val="0077722D"/>
    <w:rsid w:val="007807C4"/>
    <w:rsid w:val="00780A12"/>
    <w:rsid w:val="00781520"/>
    <w:rsid w:val="00781AD4"/>
    <w:rsid w:val="00783754"/>
    <w:rsid w:val="00784D11"/>
    <w:rsid w:val="007852D9"/>
    <w:rsid w:val="00786E7C"/>
    <w:rsid w:val="00787330"/>
    <w:rsid w:val="00787C63"/>
    <w:rsid w:val="00790274"/>
    <w:rsid w:val="007906C9"/>
    <w:rsid w:val="0079122B"/>
    <w:rsid w:val="00791E9C"/>
    <w:rsid w:val="00792EA2"/>
    <w:rsid w:val="00793B5E"/>
    <w:rsid w:val="00794ADB"/>
    <w:rsid w:val="00796AFB"/>
    <w:rsid w:val="007971AB"/>
    <w:rsid w:val="00797BC3"/>
    <w:rsid w:val="007A34FB"/>
    <w:rsid w:val="007A6FF1"/>
    <w:rsid w:val="007A7F39"/>
    <w:rsid w:val="007B06CB"/>
    <w:rsid w:val="007B1089"/>
    <w:rsid w:val="007B1472"/>
    <w:rsid w:val="007B1548"/>
    <w:rsid w:val="007B3263"/>
    <w:rsid w:val="007B38BA"/>
    <w:rsid w:val="007B4C9A"/>
    <w:rsid w:val="007B517E"/>
    <w:rsid w:val="007B5B88"/>
    <w:rsid w:val="007B5C77"/>
    <w:rsid w:val="007B6299"/>
    <w:rsid w:val="007C24E0"/>
    <w:rsid w:val="007C4702"/>
    <w:rsid w:val="007C549F"/>
    <w:rsid w:val="007C66B1"/>
    <w:rsid w:val="007C6A70"/>
    <w:rsid w:val="007C6D90"/>
    <w:rsid w:val="007C72A9"/>
    <w:rsid w:val="007C736E"/>
    <w:rsid w:val="007C747F"/>
    <w:rsid w:val="007D10E4"/>
    <w:rsid w:val="007D1E49"/>
    <w:rsid w:val="007D214A"/>
    <w:rsid w:val="007D41A5"/>
    <w:rsid w:val="007D44EB"/>
    <w:rsid w:val="007D45B4"/>
    <w:rsid w:val="007D7025"/>
    <w:rsid w:val="007E3451"/>
    <w:rsid w:val="007E444E"/>
    <w:rsid w:val="007E5352"/>
    <w:rsid w:val="007E5ED7"/>
    <w:rsid w:val="007E6814"/>
    <w:rsid w:val="007E75CB"/>
    <w:rsid w:val="007E7CC4"/>
    <w:rsid w:val="007F4B49"/>
    <w:rsid w:val="007F56D9"/>
    <w:rsid w:val="007F682E"/>
    <w:rsid w:val="007F7A42"/>
    <w:rsid w:val="008030EB"/>
    <w:rsid w:val="008060CB"/>
    <w:rsid w:val="00806211"/>
    <w:rsid w:val="0080679A"/>
    <w:rsid w:val="00811213"/>
    <w:rsid w:val="0081176C"/>
    <w:rsid w:val="00811E22"/>
    <w:rsid w:val="0081474A"/>
    <w:rsid w:val="00814E66"/>
    <w:rsid w:val="0081631D"/>
    <w:rsid w:val="0081672A"/>
    <w:rsid w:val="00816D6E"/>
    <w:rsid w:val="00816E4C"/>
    <w:rsid w:val="008270B5"/>
    <w:rsid w:val="00827A50"/>
    <w:rsid w:val="00832DA5"/>
    <w:rsid w:val="00833C28"/>
    <w:rsid w:val="00835C82"/>
    <w:rsid w:val="0084171B"/>
    <w:rsid w:val="00842C4D"/>
    <w:rsid w:val="00843DF8"/>
    <w:rsid w:val="00844145"/>
    <w:rsid w:val="00844703"/>
    <w:rsid w:val="00844DC6"/>
    <w:rsid w:val="00845894"/>
    <w:rsid w:val="00845DD1"/>
    <w:rsid w:val="008465CF"/>
    <w:rsid w:val="008467BC"/>
    <w:rsid w:val="008479BE"/>
    <w:rsid w:val="00852DFF"/>
    <w:rsid w:val="008535D6"/>
    <w:rsid w:val="00853A97"/>
    <w:rsid w:val="00854E3D"/>
    <w:rsid w:val="008553B3"/>
    <w:rsid w:val="0085568A"/>
    <w:rsid w:val="0085690D"/>
    <w:rsid w:val="00863947"/>
    <w:rsid w:val="00866DB0"/>
    <w:rsid w:val="00867C66"/>
    <w:rsid w:val="00870E1C"/>
    <w:rsid w:val="00871050"/>
    <w:rsid w:val="00872D44"/>
    <w:rsid w:val="00875590"/>
    <w:rsid w:val="00881219"/>
    <w:rsid w:val="0088323E"/>
    <w:rsid w:val="00884DA1"/>
    <w:rsid w:val="00885DCB"/>
    <w:rsid w:val="00891375"/>
    <w:rsid w:val="00892CC7"/>
    <w:rsid w:val="00896697"/>
    <w:rsid w:val="00896B0C"/>
    <w:rsid w:val="008972D7"/>
    <w:rsid w:val="008A1FDE"/>
    <w:rsid w:val="008A3E32"/>
    <w:rsid w:val="008A4960"/>
    <w:rsid w:val="008A62EC"/>
    <w:rsid w:val="008A655C"/>
    <w:rsid w:val="008A6F08"/>
    <w:rsid w:val="008A723A"/>
    <w:rsid w:val="008B2667"/>
    <w:rsid w:val="008B444F"/>
    <w:rsid w:val="008B4705"/>
    <w:rsid w:val="008B6BC2"/>
    <w:rsid w:val="008C1259"/>
    <w:rsid w:val="008C1BCB"/>
    <w:rsid w:val="008C1F41"/>
    <w:rsid w:val="008C2816"/>
    <w:rsid w:val="008C3018"/>
    <w:rsid w:val="008C3FE4"/>
    <w:rsid w:val="008C48C1"/>
    <w:rsid w:val="008C5FDC"/>
    <w:rsid w:val="008D437A"/>
    <w:rsid w:val="008D60F5"/>
    <w:rsid w:val="008E374D"/>
    <w:rsid w:val="008E3B34"/>
    <w:rsid w:val="008E468B"/>
    <w:rsid w:val="008E4A38"/>
    <w:rsid w:val="008E4F4F"/>
    <w:rsid w:val="008F14B1"/>
    <w:rsid w:val="008F24BC"/>
    <w:rsid w:val="008F2DF6"/>
    <w:rsid w:val="008F46F8"/>
    <w:rsid w:val="008F4B50"/>
    <w:rsid w:val="008F52F1"/>
    <w:rsid w:val="008F5304"/>
    <w:rsid w:val="009006B6"/>
    <w:rsid w:val="00902163"/>
    <w:rsid w:val="00902E3D"/>
    <w:rsid w:val="00905C28"/>
    <w:rsid w:val="0090789E"/>
    <w:rsid w:val="00912057"/>
    <w:rsid w:val="009122E8"/>
    <w:rsid w:val="00912BF0"/>
    <w:rsid w:val="0091312D"/>
    <w:rsid w:val="00913E9A"/>
    <w:rsid w:val="00916C8A"/>
    <w:rsid w:val="00916E6E"/>
    <w:rsid w:val="00920730"/>
    <w:rsid w:val="00920EE3"/>
    <w:rsid w:val="009222E1"/>
    <w:rsid w:val="00922A94"/>
    <w:rsid w:val="00932E3B"/>
    <w:rsid w:val="0093659B"/>
    <w:rsid w:val="009376F4"/>
    <w:rsid w:val="009379E4"/>
    <w:rsid w:val="0094027A"/>
    <w:rsid w:val="009414A0"/>
    <w:rsid w:val="009424E3"/>
    <w:rsid w:val="00942D1B"/>
    <w:rsid w:val="0094351E"/>
    <w:rsid w:val="0094579E"/>
    <w:rsid w:val="0094722B"/>
    <w:rsid w:val="00950255"/>
    <w:rsid w:val="00952DBA"/>
    <w:rsid w:val="00952EC2"/>
    <w:rsid w:val="00955658"/>
    <w:rsid w:val="0095664E"/>
    <w:rsid w:val="00957106"/>
    <w:rsid w:val="009578CA"/>
    <w:rsid w:val="0096010C"/>
    <w:rsid w:val="00961DE8"/>
    <w:rsid w:val="009623FB"/>
    <w:rsid w:val="00963072"/>
    <w:rsid w:val="0096558E"/>
    <w:rsid w:val="00965E2E"/>
    <w:rsid w:val="0097165D"/>
    <w:rsid w:val="00972AD4"/>
    <w:rsid w:val="009766ED"/>
    <w:rsid w:val="00976767"/>
    <w:rsid w:val="00976BDD"/>
    <w:rsid w:val="00980D47"/>
    <w:rsid w:val="00981B4F"/>
    <w:rsid w:val="00982BCC"/>
    <w:rsid w:val="009839FD"/>
    <w:rsid w:val="009841B3"/>
    <w:rsid w:val="00984DAA"/>
    <w:rsid w:val="0098719B"/>
    <w:rsid w:val="00990171"/>
    <w:rsid w:val="00990546"/>
    <w:rsid w:val="009911DD"/>
    <w:rsid w:val="00991B3C"/>
    <w:rsid w:val="0099308E"/>
    <w:rsid w:val="00993122"/>
    <w:rsid w:val="0099412A"/>
    <w:rsid w:val="0099526B"/>
    <w:rsid w:val="0099555E"/>
    <w:rsid w:val="00995E4B"/>
    <w:rsid w:val="0099740F"/>
    <w:rsid w:val="009A0881"/>
    <w:rsid w:val="009A27A0"/>
    <w:rsid w:val="009A4CB9"/>
    <w:rsid w:val="009A64A9"/>
    <w:rsid w:val="009A7CA3"/>
    <w:rsid w:val="009B0DDA"/>
    <w:rsid w:val="009B4C31"/>
    <w:rsid w:val="009B5BEA"/>
    <w:rsid w:val="009B7686"/>
    <w:rsid w:val="009B7997"/>
    <w:rsid w:val="009B7F50"/>
    <w:rsid w:val="009C37F2"/>
    <w:rsid w:val="009C46BC"/>
    <w:rsid w:val="009C6B42"/>
    <w:rsid w:val="009D031F"/>
    <w:rsid w:val="009D1782"/>
    <w:rsid w:val="009D3DE2"/>
    <w:rsid w:val="009D7471"/>
    <w:rsid w:val="009D7A27"/>
    <w:rsid w:val="009D7A28"/>
    <w:rsid w:val="009E1A07"/>
    <w:rsid w:val="009E2E2F"/>
    <w:rsid w:val="009E3114"/>
    <w:rsid w:val="009E45B1"/>
    <w:rsid w:val="009E5671"/>
    <w:rsid w:val="009E5CA0"/>
    <w:rsid w:val="009E6043"/>
    <w:rsid w:val="009E6CE7"/>
    <w:rsid w:val="009F01CC"/>
    <w:rsid w:val="009F0872"/>
    <w:rsid w:val="009F0EE4"/>
    <w:rsid w:val="009F15A0"/>
    <w:rsid w:val="009F1E78"/>
    <w:rsid w:val="009F20B6"/>
    <w:rsid w:val="009F2F5C"/>
    <w:rsid w:val="009F5436"/>
    <w:rsid w:val="009F6B7E"/>
    <w:rsid w:val="009F7DD8"/>
    <w:rsid w:val="009F7DF2"/>
    <w:rsid w:val="00A02512"/>
    <w:rsid w:val="00A02A9A"/>
    <w:rsid w:val="00A03355"/>
    <w:rsid w:val="00A044E2"/>
    <w:rsid w:val="00A05620"/>
    <w:rsid w:val="00A05D92"/>
    <w:rsid w:val="00A05F9F"/>
    <w:rsid w:val="00A074ED"/>
    <w:rsid w:val="00A0760A"/>
    <w:rsid w:val="00A122CE"/>
    <w:rsid w:val="00A129B3"/>
    <w:rsid w:val="00A12BC0"/>
    <w:rsid w:val="00A12DA4"/>
    <w:rsid w:val="00A14213"/>
    <w:rsid w:val="00A14652"/>
    <w:rsid w:val="00A14993"/>
    <w:rsid w:val="00A1678E"/>
    <w:rsid w:val="00A16845"/>
    <w:rsid w:val="00A21AB6"/>
    <w:rsid w:val="00A2364F"/>
    <w:rsid w:val="00A24F00"/>
    <w:rsid w:val="00A26B71"/>
    <w:rsid w:val="00A30C8B"/>
    <w:rsid w:val="00A31172"/>
    <w:rsid w:val="00A31E45"/>
    <w:rsid w:val="00A3362A"/>
    <w:rsid w:val="00A36B6B"/>
    <w:rsid w:val="00A37787"/>
    <w:rsid w:val="00A37D39"/>
    <w:rsid w:val="00A424E8"/>
    <w:rsid w:val="00A46E1C"/>
    <w:rsid w:val="00A47BB3"/>
    <w:rsid w:val="00A5097C"/>
    <w:rsid w:val="00A50E12"/>
    <w:rsid w:val="00A52971"/>
    <w:rsid w:val="00A53220"/>
    <w:rsid w:val="00A533D8"/>
    <w:rsid w:val="00A536EC"/>
    <w:rsid w:val="00A55DF1"/>
    <w:rsid w:val="00A564FB"/>
    <w:rsid w:val="00A6278C"/>
    <w:rsid w:val="00A6309F"/>
    <w:rsid w:val="00A65611"/>
    <w:rsid w:val="00A6592B"/>
    <w:rsid w:val="00A65C07"/>
    <w:rsid w:val="00A67054"/>
    <w:rsid w:val="00A67E20"/>
    <w:rsid w:val="00A7005F"/>
    <w:rsid w:val="00A72F8B"/>
    <w:rsid w:val="00A7451E"/>
    <w:rsid w:val="00A74675"/>
    <w:rsid w:val="00A75EC7"/>
    <w:rsid w:val="00A76E2C"/>
    <w:rsid w:val="00A77957"/>
    <w:rsid w:val="00A77A25"/>
    <w:rsid w:val="00A81BFA"/>
    <w:rsid w:val="00A82D82"/>
    <w:rsid w:val="00A845FB"/>
    <w:rsid w:val="00A84AC9"/>
    <w:rsid w:val="00A86834"/>
    <w:rsid w:val="00A91167"/>
    <w:rsid w:val="00A9239B"/>
    <w:rsid w:val="00A92623"/>
    <w:rsid w:val="00A92715"/>
    <w:rsid w:val="00A9329E"/>
    <w:rsid w:val="00A9438B"/>
    <w:rsid w:val="00A95286"/>
    <w:rsid w:val="00A96BDA"/>
    <w:rsid w:val="00A97728"/>
    <w:rsid w:val="00AA4686"/>
    <w:rsid w:val="00AA63B0"/>
    <w:rsid w:val="00AB058B"/>
    <w:rsid w:val="00AC03BF"/>
    <w:rsid w:val="00AC45A3"/>
    <w:rsid w:val="00AC6854"/>
    <w:rsid w:val="00AD0789"/>
    <w:rsid w:val="00AD2F2C"/>
    <w:rsid w:val="00AD41A5"/>
    <w:rsid w:val="00AD48E8"/>
    <w:rsid w:val="00AD49CD"/>
    <w:rsid w:val="00AD4B8D"/>
    <w:rsid w:val="00AD4C78"/>
    <w:rsid w:val="00AE0609"/>
    <w:rsid w:val="00AE104A"/>
    <w:rsid w:val="00AE1F32"/>
    <w:rsid w:val="00AE5308"/>
    <w:rsid w:val="00AE5DD1"/>
    <w:rsid w:val="00AF021B"/>
    <w:rsid w:val="00AF1680"/>
    <w:rsid w:val="00AF1AED"/>
    <w:rsid w:val="00AF2831"/>
    <w:rsid w:val="00AF432F"/>
    <w:rsid w:val="00B003A4"/>
    <w:rsid w:val="00B02D75"/>
    <w:rsid w:val="00B04003"/>
    <w:rsid w:val="00B056FE"/>
    <w:rsid w:val="00B05FE0"/>
    <w:rsid w:val="00B14B91"/>
    <w:rsid w:val="00B15115"/>
    <w:rsid w:val="00B15C10"/>
    <w:rsid w:val="00B1643B"/>
    <w:rsid w:val="00B20931"/>
    <w:rsid w:val="00B20C80"/>
    <w:rsid w:val="00B21E93"/>
    <w:rsid w:val="00B21ED0"/>
    <w:rsid w:val="00B22DE2"/>
    <w:rsid w:val="00B230DE"/>
    <w:rsid w:val="00B244F9"/>
    <w:rsid w:val="00B264C7"/>
    <w:rsid w:val="00B26C1C"/>
    <w:rsid w:val="00B317CC"/>
    <w:rsid w:val="00B33B5D"/>
    <w:rsid w:val="00B348B7"/>
    <w:rsid w:val="00B3611E"/>
    <w:rsid w:val="00B36236"/>
    <w:rsid w:val="00B40A9B"/>
    <w:rsid w:val="00B42D1D"/>
    <w:rsid w:val="00B432F2"/>
    <w:rsid w:val="00B43DAA"/>
    <w:rsid w:val="00B45A2A"/>
    <w:rsid w:val="00B4713C"/>
    <w:rsid w:val="00B479DA"/>
    <w:rsid w:val="00B47C60"/>
    <w:rsid w:val="00B53DAB"/>
    <w:rsid w:val="00B54BEE"/>
    <w:rsid w:val="00B569CD"/>
    <w:rsid w:val="00B61D44"/>
    <w:rsid w:val="00B624B9"/>
    <w:rsid w:val="00B63684"/>
    <w:rsid w:val="00B7055C"/>
    <w:rsid w:val="00B7155B"/>
    <w:rsid w:val="00B71C3E"/>
    <w:rsid w:val="00B72F05"/>
    <w:rsid w:val="00B74304"/>
    <w:rsid w:val="00B743E0"/>
    <w:rsid w:val="00B752F4"/>
    <w:rsid w:val="00B776D2"/>
    <w:rsid w:val="00B77E50"/>
    <w:rsid w:val="00B807D9"/>
    <w:rsid w:val="00B82770"/>
    <w:rsid w:val="00B828FE"/>
    <w:rsid w:val="00B83AB1"/>
    <w:rsid w:val="00B84C16"/>
    <w:rsid w:val="00B907D4"/>
    <w:rsid w:val="00B90D6B"/>
    <w:rsid w:val="00B91293"/>
    <w:rsid w:val="00B924B0"/>
    <w:rsid w:val="00B9268E"/>
    <w:rsid w:val="00B93186"/>
    <w:rsid w:val="00B938BA"/>
    <w:rsid w:val="00B942E2"/>
    <w:rsid w:val="00B94AFC"/>
    <w:rsid w:val="00B94F3D"/>
    <w:rsid w:val="00B96601"/>
    <w:rsid w:val="00B9762F"/>
    <w:rsid w:val="00BA00F1"/>
    <w:rsid w:val="00BA148B"/>
    <w:rsid w:val="00BA1AA3"/>
    <w:rsid w:val="00BA1E26"/>
    <w:rsid w:val="00BA3A74"/>
    <w:rsid w:val="00BA5B9D"/>
    <w:rsid w:val="00BA70DF"/>
    <w:rsid w:val="00BA72CF"/>
    <w:rsid w:val="00BB009F"/>
    <w:rsid w:val="00BB0165"/>
    <w:rsid w:val="00BB0180"/>
    <w:rsid w:val="00BB1A75"/>
    <w:rsid w:val="00BB22B1"/>
    <w:rsid w:val="00BB3ACF"/>
    <w:rsid w:val="00BB5855"/>
    <w:rsid w:val="00BB5CDF"/>
    <w:rsid w:val="00BB6603"/>
    <w:rsid w:val="00BB722A"/>
    <w:rsid w:val="00BC1188"/>
    <w:rsid w:val="00BC1CB9"/>
    <w:rsid w:val="00BC251F"/>
    <w:rsid w:val="00BC315A"/>
    <w:rsid w:val="00BC4939"/>
    <w:rsid w:val="00BC5DEC"/>
    <w:rsid w:val="00BC70FD"/>
    <w:rsid w:val="00BC78CB"/>
    <w:rsid w:val="00BD0905"/>
    <w:rsid w:val="00BD1CD1"/>
    <w:rsid w:val="00BD248F"/>
    <w:rsid w:val="00BD2C62"/>
    <w:rsid w:val="00BD3DBA"/>
    <w:rsid w:val="00BD4406"/>
    <w:rsid w:val="00BD516D"/>
    <w:rsid w:val="00BD517F"/>
    <w:rsid w:val="00BD61CC"/>
    <w:rsid w:val="00BD7002"/>
    <w:rsid w:val="00BD7141"/>
    <w:rsid w:val="00BD72BF"/>
    <w:rsid w:val="00BD787E"/>
    <w:rsid w:val="00BE2218"/>
    <w:rsid w:val="00BE23A6"/>
    <w:rsid w:val="00BE3439"/>
    <w:rsid w:val="00BE641C"/>
    <w:rsid w:val="00BF1135"/>
    <w:rsid w:val="00BF203B"/>
    <w:rsid w:val="00BF38D3"/>
    <w:rsid w:val="00BF70A8"/>
    <w:rsid w:val="00BF7EBD"/>
    <w:rsid w:val="00C001D4"/>
    <w:rsid w:val="00C00839"/>
    <w:rsid w:val="00C0177C"/>
    <w:rsid w:val="00C019D8"/>
    <w:rsid w:val="00C03595"/>
    <w:rsid w:val="00C0468F"/>
    <w:rsid w:val="00C05491"/>
    <w:rsid w:val="00C060DB"/>
    <w:rsid w:val="00C063AE"/>
    <w:rsid w:val="00C07FD8"/>
    <w:rsid w:val="00C1054B"/>
    <w:rsid w:val="00C11247"/>
    <w:rsid w:val="00C11628"/>
    <w:rsid w:val="00C11C72"/>
    <w:rsid w:val="00C12915"/>
    <w:rsid w:val="00C13583"/>
    <w:rsid w:val="00C149D0"/>
    <w:rsid w:val="00C17EFA"/>
    <w:rsid w:val="00C20B12"/>
    <w:rsid w:val="00C21CB7"/>
    <w:rsid w:val="00C226AA"/>
    <w:rsid w:val="00C22A0B"/>
    <w:rsid w:val="00C24B08"/>
    <w:rsid w:val="00C25DD9"/>
    <w:rsid w:val="00C2630B"/>
    <w:rsid w:val="00C274F7"/>
    <w:rsid w:val="00C27CF6"/>
    <w:rsid w:val="00C309C3"/>
    <w:rsid w:val="00C316E5"/>
    <w:rsid w:val="00C323C9"/>
    <w:rsid w:val="00C327B8"/>
    <w:rsid w:val="00C370AF"/>
    <w:rsid w:val="00C414FD"/>
    <w:rsid w:val="00C4373A"/>
    <w:rsid w:val="00C44D96"/>
    <w:rsid w:val="00C4581C"/>
    <w:rsid w:val="00C46861"/>
    <w:rsid w:val="00C50270"/>
    <w:rsid w:val="00C517A4"/>
    <w:rsid w:val="00C52046"/>
    <w:rsid w:val="00C55B98"/>
    <w:rsid w:val="00C5612B"/>
    <w:rsid w:val="00C56ED7"/>
    <w:rsid w:val="00C5748D"/>
    <w:rsid w:val="00C64475"/>
    <w:rsid w:val="00C6777D"/>
    <w:rsid w:val="00C67953"/>
    <w:rsid w:val="00C700CF"/>
    <w:rsid w:val="00C7316E"/>
    <w:rsid w:val="00C74D6D"/>
    <w:rsid w:val="00C764FC"/>
    <w:rsid w:val="00C81CE3"/>
    <w:rsid w:val="00C81FEB"/>
    <w:rsid w:val="00C830CC"/>
    <w:rsid w:val="00C84775"/>
    <w:rsid w:val="00C84AE7"/>
    <w:rsid w:val="00C852AA"/>
    <w:rsid w:val="00C872CA"/>
    <w:rsid w:val="00C90DF3"/>
    <w:rsid w:val="00C93A39"/>
    <w:rsid w:val="00C942B2"/>
    <w:rsid w:val="00C95398"/>
    <w:rsid w:val="00C96066"/>
    <w:rsid w:val="00C960DA"/>
    <w:rsid w:val="00C96E0E"/>
    <w:rsid w:val="00CA1654"/>
    <w:rsid w:val="00CA2AC5"/>
    <w:rsid w:val="00CA3D8A"/>
    <w:rsid w:val="00CB023D"/>
    <w:rsid w:val="00CB1BE6"/>
    <w:rsid w:val="00CB389D"/>
    <w:rsid w:val="00CB5B5D"/>
    <w:rsid w:val="00CB6062"/>
    <w:rsid w:val="00CC14EC"/>
    <w:rsid w:val="00CC3E06"/>
    <w:rsid w:val="00CC50EE"/>
    <w:rsid w:val="00CC550D"/>
    <w:rsid w:val="00CD17B2"/>
    <w:rsid w:val="00CD4C37"/>
    <w:rsid w:val="00CD6638"/>
    <w:rsid w:val="00CE06AB"/>
    <w:rsid w:val="00CE0706"/>
    <w:rsid w:val="00CE3118"/>
    <w:rsid w:val="00CE33ED"/>
    <w:rsid w:val="00CF0693"/>
    <w:rsid w:val="00CF0D26"/>
    <w:rsid w:val="00CF2544"/>
    <w:rsid w:val="00CF3F61"/>
    <w:rsid w:val="00CF4ADB"/>
    <w:rsid w:val="00CF515C"/>
    <w:rsid w:val="00CF5E45"/>
    <w:rsid w:val="00CF60B9"/>
    <w:rsid w:val="00CF73AC"/>
    <w:rsid w:val="00D01B46"/>
    <w:rsid w:val="00D02435"/>
    <w:rsid w:val="00D03EB8"/>
    <w:rsid w:val="00D04147"/>
    <w:rsid w:val="00D04E60"/>
    <w:rsid w:val="00D06AA7"/>
    <w:rsid w:val="00D10158"/>
    <w:rsid w:val="00D11E8E"/>
    <w:rsid w:val="00D139F8"/>
    <w:rsid w:val="00D13C72"/>
    <w:rsid w:val="00D15C17"/>
    <w:rsid w:val="00D163A7"/>
    <w:rsid w:val="00D16543"/>
    <w:rsid w:val="00D16E8C"/>
    <w:rsid w:val="00D20708"/>
    <w:rsid w:val="00D21F34"/>
    <w:rsid w:val="00D223D2"/>
    <w:rsid w:val="00D229E1"/>
    <w:rsid w:val="00D2338C"/>
    <w:rsid w:val="00D25DE1"/>
    <w:rsid w:val="00D26179"/>
    <w:rsid w:val="00D26724"/>
    <w:rsid w:val="00D26BBB"/>
    <w:rsid w:val="00D27252"/>
    <w:rsid w:val="00D30D27"/>
    <w:rsid w:val="00D31533"/>
    <w:rsid w:val="00D31F94"/>
    <w:rsid w:val="00D32256"/>
    <w:rsid w:val="00D337AF"/>
    <w:rsid w:val="00D355A2"/>
    <w:rsid w:val="00D35F72"/>
    <w:rsid w:val="00D40355"/>
    <w:rsid w:val="00D42901"/>
    <w:rsid w:val="00D459FE"/>
    <w:rsid w:val="00D47579"/>
    <w:rsid w:val="00D504DF"/>
    <w:rsid w:val="00D5198A"/>
    <w:rsid w:val="00D529A3"/>
    <w:rsid w:val="00D547A7"/>
    <w:rsid w:val="00D553F8"/>
    <w:rsid w:val="00D57CA0"/>
    <w:rsid w:val="00D6129D"/>
    <w:rsid w:val="00D61EF2"/>
    <w:rsid w:val="00D678C2"/>
    <w:rsid w:val="00D70EF7"/>
    <w:rsid w:val="00D7115A"/>
    <w:rsid w:val="00D71407"/>
    <w:rsid w:val="00D75B72"/>
    <w:rsid w:val="00D75C20"/>
    <w:rsid w:val="00D75F3E"/>
    <w:rsid w:val="00D84FED"/>
    <w:rsid w:val="00D8519C"/>
    <w:rsid w:val="00D85283"/>
    <w:rsid w:val="00D86DA6"/>
    <w:rsid w:val="00D90147"/>
    <w:rsid w:val="00D910E1"/>
    <w:rsid w:val="00D94715"/>
    <w:rsid w:val="00DA1F6A"/>
    <w:rsid w:val="00DA25BD"/>
    <w:rsid w:val="00DA2DE7"/>
    <w:rsid w:val="00DA33D4"/>
    <w:rsid w:val="00DA43B3"/>
    <w:rsid w:val="00DA747E"/>
    <w:rsid w:val="00DA7B03"/>
    <w:rsid w:val="00DA7F93"/>
    <w:rsid w:val="00DB2165"/>
    <w:rsid w:val="00DB22E1"/>
    <w:rsid w:val="00DB54DA"/>
    <w:rsid w:val="00DB5C6A"/>
    <w:rsid w:val="00DB75FB"/>
    <w:rsid w:val="00DB7C83"/>
    <w:rsid w:val="00DC17B7"/>
    <w:rsid w:val="00DC390E"/>
    <w:rsid w:val="00DC4372"/>
    <w:rsid w:val="00DC5C8A"/>
    <w:rsid w:val="00DD6724"/>
    <w:rsid w:val="00DE0C3E"/>
    <w:rsid w:val="00DE376F"/>
    <w:rsid w:val="00DE39C3"/>
    <w:rsid w:val="00DE506E"/>
    <w:rsid w:val="00DF12C3"/>
    <w:rsid w:val="00DF1F6E"/>
    <w:rsid w:val="00DF2B62"/>
    <w:rsid w:val="00DF2E09"/>
    <w:rsid w:val="00DF3AD9"/>
    <w:rsid w:val="00DF3DCB"/>
    <w:rsid w:val="00DF42A5"/>
    <w:rsid w:val="00DF4C2D"/>
    <w:rsid w:val="00DF57BE"/>
    <w:rsid w:val="00DF7202"/>
    <w:rsid w:val="00E009DA"/>
    <w:rsid w:val="00E01042"/>
    <w:rsid w:val="00E0277F"/>
    <w:rsid w:val="00E034EB"/>
    <w:rsid w:val="00E03BF4"/>
    <w:rsid w:val="00E04BAA"/>
    <w:rsid w:val="00E05478"/>
    <w:rsid w:val="00E061D2"/>
    <w:rsid w:val="00E104AA"/>
    <w:rsid w:val="00E112FE"/>
    <w:rsid w:val="00E12496"/>
    <w:rsid w:val="00E12E48"/>
    <w:rsid w:val="00E147E9"/>
    <w:rsid w:val="00E151B7"/>
    <w:rsid w:val="00E1627A"/>
    <w:rsid w:val="00E205DE"/>
    <w:rsid w:val="00E208B3"/>
    <w:rsid w:val="00E265F4"/>
    <w:rsid w:val="00E332DD"/>
    <w:rsid w:val="00E33468"/>
    <w:rsid w:val="00E3489F"/>
    <w:rsid w:val="00E34C4C"/>
    <w:rsid w:val="00E36D73"/>
    <w:rsid w:val="00E4059F"/>
    <w:rsid w:val="00E41DAC"/>
    <w:rsid w:val="00E42840"/>
    <w:rsid w:val="00E439F2"/>
    <w:rsid w:val="00E441DA"/>
    <w:rsid w:val="00E44871"/>
    <w:rsid w:val="00E44C91"/>
    <w:rsid w:val="00E4641B"/>
    <w:rsid w:val="00E475AE"/>
    <w:rsid w:val="00E50958"/>
    <w:rsid w:val="00E50DF3"/>
    <w:rsid w:val="00E51F1C"/>
    <w:rsid w:val="00E521F9"/>
    <w:rsid w:val="00E52661"/>
    <w:rsid w:val="00E526BD"/>
    <w:rsid w:val="00E53248"/>
    <w:rsid w:val="00E5364C"/>
    <w:rsid w:val="00E55ACE"/>
    <w:rsid w:val="00E55F06"/>
    <w:rsid w:val="00E56743"/>
    <w:rsid w:val="00E56849"/>
    <w:rsid w:val="00E60EBD"/>
    <w:rsid w:val="00E61D84"/>
    <w:rsid w:val="00E62C31"/>
    <w:rsid w:val="00E635F0"/>
    <w:rsid w:val="00E6453A"/>
    <w:rsid w:val="00E65139"/>
    <w:rsid w:val="00E65A4B"/>
    <w:rsid w:val="00E66A04"/>
    <w:rsid w:val="00E70BC5"/>
    <w:rsid w:val="00E71120"/>
    <w:rsid w:val="00E7149F"/>
    <w:rsid w:val="00E72077"/>
    <w:rsid w:val="00E75CF0"/>
    <w:rsid w:val="00E82F43"/>
    <w:rsid w:val="00E83722"/>
    <w:rsid w:val="00E83FE3"/>
    <w:rsid w:val="00E84B4E"/>
    <w:rsid w:val="00E8768D"/>
    <w:rsid w:val="00E90839"/>
    <w:rsid w:val="00E90C23"/>
    <w:rsid w:val="00E90F86"/>
    <w:rsid w:val="00E93D8E"/>
    <w:rsid w:val="00E94364"/>
    <w:rsid w:val="00E95C55"/>
    <w:rsid w:val="00E9661A"/>
    <w:rsid w:val="00EA0ABF"/>
    <w:rsid w:val="00EA3BF4"/>
    <w:rsid w:val="00EA3C3E"/>
    <w:rsid w:val="00EA774D"/>
    <w:rsid w:val="00EA7D39"/>
    <w:rsid w:val="00EB0A00"/>
    <w:rsid w:val="00EB1BFC"/>
    <w:rsid w:val="00EB1F6D"/>
    <w:rsid w:val="00EB2B48"/>
    <w:rsid w:val="00EB30C2"/>
    <w:rsid w:val="00EB3219"/>
    <w:rsid w:val="00EB3431"/>
    <w:rsid w:val="00EB419B"/>
    <w:rsid w:val="00EB5689"/>
    <w:rsid w:val="00EB5EAD"/>
    <w:rsid w:val="00EB6D53"/>
    <w:rsid w:val="00EC115A"/>
    <w:rsid w:val="00EC2AC1"/>
    <w:rsid w:val="00EC35AA"/>
    <w:rsid w:val="00EC4CCE"/>
    <w:rsid w:val="00EC5317"/>
    <w:rsid w:val="00EC6E02"/>
    <w:rsid w:val="00EC760A"/>
    <w:rsid w:val="00EC7FB1"/>
    <w:rsid w:val="00ED0982"/>
    <w:rsid w:val="00ED2AE4"/>
    <w:rsid w:val="00ED4922"/>
    <w:rsid w:val="00ED4EAC"/>
    <w:rsid w:val="00EE16F6"/>
    <w:rsid w:val="00EE2B12"/>
    <w:rsid w:val="00EE2EBE"/>
    <w:rsid w:val="00EE4785"/>
    <w:rsid w:val="00EE7568"/>
    <w:rsid w:val="00EF311F"/>
    <w:rsid w:val="00EF6197"/>
    <w:rsid w:val="00F02C09"/>
    <w:rsid w:val="00F03A0F"/>
    <w:rsid w:val="00F06B85"/>
    <w:rsid w:val="00F07EE5"/>
    <w:rsid w:val="00F11C23"/>
    <w:rsid w:val="00F11D3B"/>
    <w:rsid w:val="00F12FC1"/>
    <w:rsid w:val="00F14487"/>
    <w:rsid w:val="00F14F26"/>
    <w:rsid w:val="00F15379"/>
    <w:rsid w:val="00F159E3"/>
    <w:rsid w:val="00F15F15"/>
    <w:rsid w:val="00F162BC"/>
    <w:rsid w:val="00F17CC0"/>
    <w:rsid w:val="00F206B0"/>
    <w:rsid w:val="00F20E54"/>
    <w:rsid w:val="00F23AF3"/>
    <w:rsid w:val="00F263CC"/>
    <w:rsid w:val="00F269A0"/>
    <w:rsid w:val="00F27AEE"/>
    <w:rsid w:val="00F27DE8"/>
    <w:rsid w:val="00F31362"/>
    <w:rsid w:val="00F315F4"/>
    <w:rsid w:val="00F31F66"/>
    <w:rsid w:val="00F3490A"/>
    <w:rsid w:val="00F35CC1"/>
    <w:rsid w:val="00F35D16"/>
    <w:rsid w:val="00F36791"/>
    <w:rsid w:val="00F3774F"/>
    <w:rsid w:val="00F43703"/>
    <w:rsid w:val="00F45140"/>
    <w:rsid w:val="00F45509"/>
    <w:rsid w:val="00F47498"/>
    <w:rsid w:val="00F51AEF"/>
    <w:rsid w:val="00F52656"/>
    <w:rsid w:val="00F5272B"/>
    <w:rsid w:val="00F542F5"/>
    <w:rsid w:val="00F54CAB"/>
    <w:rsid w:val="00F5596B"/>
    <w:rsid w:val="00F55A86"/>
    <w:rsid w:val="00F5702F"/>
    <w:rsid w:val="00F573A8"/>
    <w:rsid w:val="00F61124"/>
    <w:rsid w:val="00F61649"/>
    <w:rsid w:val="00F61A41"/>
    <w:rsid w:val="00F623F0"/>
    <w:rsid w:val="00F6334B"/>
    <w:rsid w:val="00F664BB"/>
    <w:rsid w:val="00F670FE"/>
    <w:rsid w:val="00F678E0"/>
    <w:rsid w:val="00F67EFA"/>
    <w:rsid w:val="00F67F41"/>
    <w:rsid w:val="00F705B8"/>
    <w:rsid w:val="00F725A0"/>
    <w:rsid w:val="00F72FF6"/>
    <w:rsid w:val="00F73B46"/>
    <w:rsid w:val="00F754BD"/>
    <w:rsid w:val="00F75A6C"/>
    <w:rsid w:val="00F77398"/>
    <w:rsid w:val="00F773C5"/>
    <w:rsid w:val="00F77549"/>
    <w:rsid w:val="00F775AA"/>
    <w:rsid w:val="00F866DB"/>
    <w:rsid w:val="00F90C36"/>
    <w:rsid w:val="00F911F2"/>
    <w:rsid w:val="00F9203D"/>
    <w:rsid w:val="00F92AA9"/>
    <w:rsid w:val="00F94014"/>
    <w:rsid w:val="00F945DD"/>
    <w:rsid w:val="00F957B0"/>
    <w:rsid w:val="00F95AC7"/>
    <w:rsid w:val="00F978DA"/>
    <w:rsid w:val="00FA22DE"/>
    <w:rsid w:val="00FA4B00"/>
    <w:rsid w:val="00FA5221"/>
    <w:rsid w:val="00FA5FF6"/>
    <w:rsid w:val="00FA608B"/>
    <w:rsid w:val="00FA6259"/>
    <w:rsid w:val="00FA6C51"/>
    <w:rsid w:val="00FA7566"/>
    <w:rsid w:val="00FB18EC"/>
    <w:rsid w:val="00FB2A0B"/>
    <w:rsid w:val="00FB2EB8"/>
    <w:rsid w:val="00FB3464"/>
    <w:rsid w:val="00FB49F3"/>
    <w:rsid w:val="00FB51A8"/>
    <w:rsid w:val="00FB5594"/>
    <w:rsid w:val="00FB581D"/>
    <w:rsid w:val="00FB6CCD"/>
    <w:rsid w:val="00FB71A2"/>
    <w:rsid w:val="00FC1A37"/>
    <w:rsid w:val="00FC320C"/>
    <w:rsid w:val="00FC39C8"/>
    <w:rsid w:val="00FC4F26"/>
    <w:rsid w:val="00FC5F34"/>
    <w:rsid w:val="00FC60F2"/>
    <w:rsid w:val="00FC7C51"/>
    <w:rsid w:val="00FD0120"/>
    <w:rsid w:val="00FD07FE"/>
    <w:rsid w:val="00FD1031"/>
    <w:rsid w:val="00FD3FC1"/>
    <w:rsid w:val="00FD486E"/>
    <w:rsid w:val="00FD4DC1"/>
    <w:rsid w:val="00FD57F5"/>
    <w:rsid w:val="00FD5E77"/>
    <w:rsid w:val="00FD7705"/>
    <w:rsid w:val="00FE03C1"/>
    <w:rsid w:val="00FE1DFF"/>
    <w:rsid w:val="00FE51DC"/>
    <w:rsid w:val="00FE76F6"/>
    <w:rsid w:val="00FE7891"/>
    <w:rsid w:val="00FF0435"/>
    <w:rsid w:val="00FF6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3283"/>
  <w15:chartTrackingRefBased/>
  <w15:docId w15:val="{6122FBB2-2099-4F85-91BE-7CBABBC3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13A4"/>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AC03BF"/>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3A4"/>
    <w:pPr>
      <w:autoSpaceDE w:val="0"/>
      <w:autoSpaceDN w:val="0"/>
      <w:adjustRightInd w:val="0"/>
      <w:ind w:left="720"/>
    </w:pPr>
    <w:rPr>
      <w:rFonts w:eastAsia="Calibri" w:cs="Calibri"/>
    </w:rPr>
  </w:style>
  <w:style w:type="paragraph" w:customStyle="1" w:styleId="abzacixml">
    <w:name w:val="abzaci_xml"/>
    <w:basedOn w:val="PlainText"/>
    <w:autoRedefine/>
    <w:rsid w:val="003F14AB"/>
    <w:pPr>
      <w:spacing w:line="276" w:lineRule="auto"/>
      <w:ind w:firstLine="283"/>
      <w:jc w:val="both"/>
    </w:pPr>
    <w:rPr>
      <w:rFonts w:ascii="Sylfaen" w:hAnsi="Sylfaen" w:cs="Sylfaen"/>
      <w:sz w:val="22"/>
      <w:szCs w:val="24"/>
      <w:lang w:val="ka-GE"/>
    </w:rPr>
  </w:style>
  <w:style w:type="paragraph" w:styleId="PlainText">
    <w:name w:val="Plain Text"/>
    <w:basedOn w:val="Normal"/>
    <w:link w:val="PlainTextChar"/>
    <w:uiPriority w:val="99"/>
    <w:semiHidden/>
    <w:unhideWhenUsed/>
    <w:rsid w:val="00BE2218"/>
    <w:pPr>
      <w:spacing w:after="0" w:line="240" w:lineRule="auto"/>
    </w:pPr>
    <w:rPr>
      <w:rFonts w:ascii="Consolas" w:hAnsi="Consolas" w:cs="Consolas"/>
      <w:sz w:val="21"/>
      <w:szCs w:val="21"/>
    </w:rPr>
  </w:style>
  <w:style w:type="character" w:customStyle="1" w:styleId="PlainTextChar">
    <w:name w:val="Plain Text Char"/>
    <w:link w:val="PlainText"/>
    <w:uiPriority w:val="99"/>
    <w:semiHidden/>
    <w:rsid w:val="00BE2218"/>
    <w:rPr>
      <w:rFonts w:ascii="Consolas" w:eastAsia="Times New Roman" w:hAnsi="Consolas" w:cs="Consolas"/>
      <w:sz w:val="21"/>
      <w:szCs w:val="21"/>
    </w:rPr>
  </w:style>
  <w:style w:type="paragraph" w:styleId="BalloonText">
    <w:name w:val="Balloon Text"/>
    <w:basedOn w:val="Normal"/>
    <w:link w:val="BalloonTextChar"/>
    <w:uiPriority w:val="99"/>
    <w:semiHidden/>
    <w:unhideWhenUsed/>
    <w:rsid w:val="00BE221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E2218"/>
    <w:rPr>
      <w:rFonts w:ascii="Tahoma" w:eastAsia="Times New Roman" w:hAnsi="Tahoma" w:cs="Tahoma"/>
      <w:sz w:val="16"/>
      <w:szCs w:val="16"/>
    </w:rPr>
  </w:style>
  <w:style w:type="paragraph" w:customStyle="1" w:styleId="Default">
    <w:name w:val="Default"/>
    <w:rsid w:val="00046217"/>
    <w:pPr>
      <w:autoSpaceDE w:val="0"/>
      <w:autoSpaceDN w:val="0"/>
      <w:adjustRightInd w:val="0"/>
    </w:pPr>
    <w:rPr>
      <w:rFonts w:ascii="Sylfaen" w:hAnsi="Sylfaen" w:cs="Sylfaen"/>
      <w:color w:val="000000"/>
      <w:sz w:val="24"/>
      <w:szCs w:val="24"/>
    </w:rPr>
  </w:style>
  <w:style w:type="paragraph" w:styleId="NoSpacing">
    <w:name w:val="No Spacing"/>
    <w:link w:val="NoSpacingChar"/>
    <w:uiPriority w:val="1"/>
    <w:qFormat/>
    <w:rsid w:val="00B83AB1"/>
    <w:rPr>
      <w:rFonts w:eastAsia="Times New Roman"/>
      <w:sz w:val="22"/>
      <w:szCs w:val="22"/>
    </w:rPr>
  </w:style>
  <w:style w:type="character" w:customStyle="1" w:styleId="Heading1Char">
    <w:name w:val="Heading 1 Char"/>
    <w:link w:val="Heading1"/>
    <w:uiPriority w:val="9"/>
    <w:rsid w:val="00AC03BF"/>
    <w:rPr>
      <w:rFonts w:ascii="Cambria" w:eastAsia="Times New Roman" w:hAnsi="Cambria" w:cs="Times New Roman"/>
      <w:b/>
      <w:bCs/>
      <w:color w:val="365F91"/>
      <w:sz w:val="28"/>
      <w:szCs w:val="28"/>
    </w:rPr>
  </w:style>
  <w:style w:type="paragraph" w:styleId="CommentText">
    <w:name w:val="annotation text"/>
    <w:basedOn w:val="Normal"/>
    <w:link w:val="CommentTextChar"/>
    <w:unhideWhenUsed/>
    <w:rsid w:val="00AC03BF"/>
    <w:pPr>
      <w:spacing w:after="0" w:line="240" w:lineRule="auto"/>
    </w:pPr>
    <w:rPr>
      <w:rFonts w:ascii="Times New Roman" w:eastAsia="Calibri" w:hAnsi="Times New Roman"/>
      <w:sz w:val="20"/>
      <w:szCs w:val="20"/>
      <w:lang w:val="ru-RU" w:eastAsia="ru-RU"/>
    </w:rPr>
  </w:style>
  <w:style w:type="character" w:customStyle="1" w:styleId="CommentTextChar">
    <w:name w:val="Comment Text Char"/>
    <w:link w:val="CommentText"/>
    <w:rsid w:val="00AC03BF"/>
    <w:rPr>
      <w:rFonts w:ascii="Times New Roman" w:eastAsia="Calibri" w:hAnsi="Times New Roman" w:cs="Times New Roman"/>
      <w:sz w:val="20"/>
      <w:szCs w:val="20"/>
      <w:lang w:val="ru-RU" w:eastAsia="ru-RU"/>
    </w:rPr>
  </w:style>
  <w:style w:type="paragraph" w:customStyle="1" w:styleId="Normal0">
    <w:name w:val="[Normal]"/>
    <w:uiPriority w:val="99"/>
    <w:rsid w:val="00AC03BF"/>
    <w:pPr>
      <w:widowControl w:val="0"/>
      <w:autoSpaceDE w:val="0"/>
      <w:autoSpaceDN w:val="0"/>
      <w:adjustRightInd w:val="0"/>
    </w:pPr>
    <w:rPr>
      <w:rFonts w:ascii="Arial" w:hAnsi="Arial" w:cs="Arial"/>
      <w:sz w:val="24"/>
      <w:szCs w:val="24"/>
    </w:rPr>
  </w:style>
  <w:style w:type="character" w:styleId="CommentReference">
    <w:name w:val="annotation reference"/>
    <w:semiHidden/>
    <w:unhideWhenUsed/>
    <w:rsid w:val="00AC03BF"/>
    <w:rPr>
      <w:sz w:val="16"/>
      <w:szCs w:val="16"/>
    </w:rPr>
  </w:style>
  <w:style w:type="paragraph" w:styleId="CommentSubject">
    <w:name w:val="annotation subject"/>
    <w:basedOn w:val="CommentText"/>
    <w:next w:val="CommentText"/>
    <w:link w:val="CommentSubjectChar"/>
    <w:uiPriority w:val="99"/>
    <w:semiHidden/>
    <w:unhideWhenUsed/>
    <w:rsid w:val="00AC03BF"/>
    <w:pPr>
      <w:spacing w:after="200"/>
    </w:pPr>
    <w:rPr>
      <w:rFonts w:ascii="Calibri" w:eastAsia="Times New Roman" w:hAnsi="Calibri"/>
      <w:b/>
      <w:bCs/>
      <w:lang w:val="en-US" w:eastAsia="en-US"/>
    </w:rPr>
  </w:style>
  <w:style w:type="character" w:customStyle="1" w:styleId="CommentSubjectChar">
    <w:name w:val="Comment Subject Char"/>
    <w:link w:val="CommentSubject"/>
    <w:uiPriority w:val="99"/>
    <w:semiHidden/>
    <w:rsid w:val="00AC03BF"/>
    <w:rPr>
      <w:rFonts w:ascii="Times New Roman" w:eastAsia="Times New Roman" w:hAnsi="Times New Roman" w:cs="Times New Roman"/>
      <w:b/>
      <w:bCs/>
      <w:sz w:val="20"/>
      <w:szCs w:val="20"/>
      <w:lang w:val="ru-RU" w:eastAsia="ru-RU"/>
    </w:rPr>
  </w:style>
  <w:style w:type="character" w:customStyle="1" w:styleId="highlight">
    <w:name w:val="highlight"/>
    <w:basedOn w:val="DefaultParagraphFont"/>
    <w:rsid w:val="00AC03BF"/>
  </w:style>
  <w:style w:type="paragraph" w:styleId="Revision">
    <w:name w:val="Revision"/>
    <w:hidden/>
    <w:uiPriority w:val="99"/>
    <w:semiHidden/>
    <w:rsid w:val="00AC03BF"/>
    <w:rPr>
      <w:rFonts w:eastAsia="Times New Roman"/>
      <w:sz w:val="22"/>
      <w:szCs w:val="22"/>
    </w:rPr>
  </w:style>
  <w:style w:type="character" w:customStyle="1" w:styleId="normalchar">
    <w:name w:val="normal__char"/>
    <w:basedOn w:val="DefaultParagraphFont"/>
    <w:rsid w:val="00AC03BF"/>
  </w:style>
  <w:style w:type="character" w:customStyle="1" w:styleId="DeltaViewInsertion">
    <w:name w:val="DeltaView Insertion"/>
    <w:uiPriority w:val="99"/>
    <w:rsid w:val="00CE0706"/>
    <w:rPr>
      <w:color w:val="0000FF"/>
      <w:u w:val="double"/>
    </w:rPr>
  </w:style>
  <w:style w:type="character" w:customStyle="1" w:styleId="DeltaViewDeletion">
    <w:name w:val="DeltaView Deletion"/>
    <w:uiPriority w:val="99"/>
    <w:rsid w:val="00CE0706"/>
    <w:rPr>
      <w:strike/>
      <w:color w:val="FF0000"/>
    </w:rPr>
  </w:style>
  <w:style w:type="table" w:styleId="TableGrid">
    <w:name w:val="Table Grid"/>
    <w:basedOn w:val="TableNormal"/>
    <w:uiPriority w:val="59"/>
    <w:rsid w:val="00A84A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bzacixml0">
    <w:name w:val="abzacixml"/>
    <w:basedOn w:val="Normal"/>
    <w:rsid w:val="009B4C31"/>
    <w:pPr>
      <w:spacing w:before="100" w:beforeAutospacing="1" w:after="100" w:afterAutospacing="1" w:line="240" w:lineRule="auto"/>
    </w:pPr>
    <w:rPr>
      <w:rFonts w:ascii="Times New Roman" w:hAnsi="Times New Roman"/>
      <w:sz w:val="24"/>
      <w:szCs w:val="24"/>
    </w:rPr>
  </w:style>
  <w:style w:type="paragraph" w:customStyle="1" w:styleId="sulcvlilebaxml">
    <w:name w:val="sul_cvlileba_xml"/>
    <w:basedOn w:val="Normal"/>
    <w:autoRedefine/>
    <w:rsid w:val="000556B0"/>
    <w:pPr>
      <w:spacing w:after="0" w:line="240" w:lineRule="auto"/>
      <w:ind w:firstLine="283"/>
      <w:outlineLvl w:val="0"/>
    </w:pPr>
    <w:rPr>
      <w:rFonts w:ascii="Sylfaen" w:hAnsi="Sylfaen" w:cs="Courier New"/>
      <w:b/>
      <w:szCs w:val="20"/>
      <w:lang w:val="ru-RU" w:eastAsia="ru-RU"/>
    </w:rPr>
  </w:style>
  <w:style w:type="paragraph" w:customStyle="1" w:styleId="zogadinacilixml">
    <w:name w:val="zogadi_nacili_xml"/>
    <w:basedOn w:val="Normal"/>
    <w:autoRedefine/>
    <w:rsid w:val="000556B0"/>
    <w:pPr>
      <w:keepNext/>
      <w:keepLines/>
      <w:suppressAutoHyphens/>
      <w:spacing w:before="240" w:after="0" w:line="240" w:lineRule="exact"/>
      <w:ind w:hanging="850"/>
      <w:jc w:val="center"/>
    </w:pPr>
    <w:rPr>
      <w:rFonts w:ascii="Sylfaen" w:hAnsi="Sylfaen" w:cs="Arial"/>
      <w:b/>
      <w:szCs w:val="24"/>
    </w:rPr>
  </w:style>
  <w:style w:type="paragraph" w:customStyle="1" w:styleId="gansakutrebulinacilixml">
    <w:name w:val="gansakutrebuli_nacili_xml"/>
    <w:basedOn w:val="Normal"/>
    <w:autoRedefine/>
    <w:rsid w:val="000556B0"/>
    <w:pPr>
      <w:keepNext/>
      <w:keepLines/>
      <w:numPr>
        <w:numId w:val="1"/>
      </w:numPr>
      <w:tabs>
        <w:tab w:val="clear" w:pos="720"/>
        <w:tab w:val="num" w:pos="360"/>
      </w:tabs>
      <w:suppressAutoHyphens/>
      <w:spacing w:before="240" w:after="0" w:line="240" w:lineRule="auto"/>
      <w:ind w:left="0" w:hanging="850"/>
      <w:jc w:val="center"/>
    </w:pPr>
    <w:rPr>
      <w:rFonts w:ascii="Sylfaen" w:hAnsi="Sylfaen" w:cs="Arial"/>
      <w:b/>
      <w:szCs w:val="24"/>
    </w:rPr>
  </w:style>
  <w:style w:type="paragraph" w:customStyle="1" w:styleId="sataurixml">
    <w:name w:val="satauri_xml"/>
    <w:basedOn w:val="abzacixml"/>
    <w:autoRedefine/>
    <w:rsid w:val="000556B0"/>
    <w:pPr>
      <w:jc w:val="center"/>
    </w:pPr>
    <w:rPr>
      <w:b/>
      <w:sz w:val="24"/>
      <w:szCs w:val="20"/>
    </w:rPr>
  </w:style>
  <w:style w:type="paragraph" w:customStyle="1" w:styleId="tarigixml">
    <w:name w:val="tarigi_xml"/>
    <w:basedOn w:val="abzacixml"/>
    <w:autoRedefine/>
    <w:rsid w:val="000556B0"/>
    <w:pPr>
      <w:spacing w:before="240" w:after="240"/>
      <w:ind w:firstLine="284"/>
      <w:jc w:val="center"/>
      <w:outlineLvl w:val="0"/>
    </w:pPr>
    <w:rPr>
      <w:rFonts w:cs="Courier New"/>
      <w:b/>
      <w:szCs w:val="20"/>
      <w:lang w:eastAsia="ru-RU"/>
    </w:rPr>
  </w:style>
  <w:style w:type="paragraph" w:customStyle="1" w:styleId="satauri2">
    <w:name w:val="satauri2"/>
    <w:basedOn w:val="Normal"/>
    <w:rsid w:val="000556B0"/>
    <w:pPr>
      <w:spacing w:after="0" w:line="240" w:lineRule="auto"/>
      <w:jc w:val="center"/>
    </w:pPr>
    <w:rPr>
      <w:rFonts w:ascii="Sylfaen" w:hAnsi="Sylfaen"/>
      <w:b/>
      <w:szCs w:val="24"/>
    </w:rPr>
  </w:style>
  <w:style w:type="paragraph" w:customStyle="1" w:styleId="danartixml">
    <w:name w:val="danarti_xml"/>
    <w:basedOn w:val="abzacixml"/>
    <w:autoRedefine/>
    <w:rsid w:val="003F14AB"/>
    <w:pPr>
      <w:spacing w:before="120" w:after="120"/>
      <w:ind w:firstLine="0"/>
      <w:outlineLvl w:val="0"/>
    </w:pPr>
    <w:rPr>
      <w:rFonts w:eastAsia="Calibri" w:cs="Courier New"/>
      <w:sz w:val="20"/>
      <w:szCs w:val="20"/>
      <w:lang w:eastAsia="ru-RU"/>
    </w:rPr>
  </w:style>
  <w:style w:type="paragraph" w:customStyle="1" w:styleId="khelmoceraxml">
    <w:name w:val="khelmocera_xml"/>
    <w:basedOn w:val="abzacixml"/>
    <w:autoRedefine/>
    <w:rsid w:val="000556B0"/>
    <w:pPr>
      <w:spacing w:before="120" w:after="120"/>
      <w:jc w:val="left"/>
      <w:outlineLvl w:val="0"/>
    </w:pPr>
    <w:rPr>
      <w:b/>
      <w:sz w:val="24"/>
      <w:lang w:eastAsia="ru-RU"/>
    </w:rPr>
  </w:style>
  <w:style w:type="paragraph" w:customStyle="1" w:styleId="ckhrilixml">
    <w:name w:val="ckhrili_xml"/>
    <w:basedOn w:val="abzacixml"/>
    <w:autoRedefine/>
    <w:rsid w:val="000556B0"/>
    <w:pPr>
      <w:spacing w:before="20" w:after="20"/>
      <w:ind w:firstLine="0"/>
      <w:jc w:val="left"/>
      <w:outlineLvl w:val="0"/>
    </w:pPr>
    <w:rPr>
      <w:rFonts w:cs="Courier New"/>
      <w:sz w:val="18"/>
      <w:szCs w:val="20"/>
      <w:lang w:val="ru-RU" w:eastAsia="ru-RU"/>
    </w:rPr>
  </w:style>
  <w:style w:type="paragraph" w:customStyle="1" w:styleId="muxlixml">
    <w:name w:val="muxli_xml"/>
    <w:basedOn w:val="Normal"/>
    <w:autoRedefine/>
    <w:rsid w:val="001940D5"/>
    <w:pPr>
      <w:keepNext/>
      <w:keepLines/>
      <w:tabs>
        <w:tab w:val="left" w:pos="283"/>
      </w:tabs>
      <w:suppressAutoHyphens/>
      <w:spacing w:after="0" w:line="240" w:lineRule="exact"/>
      <w:jc w:val="both"/>
    </w:pPr>
    <w:rPr>
      <w:rFonts w:ascii="Sylfaen" w:hAnsi="Sylfaen"/>
      <w:b/>
      <w:szCs w:val="24"/>
      <w:lang w:val="ka-GE"/>
    </w:rPr>
  </w:style>
  <w:style w:type="paragraph" w:styleId="Footer">
    <w:name w:val="footer"/>
    <w:basedOn w:val="Normal"/>
    <w:rsid w:val="00D01B46"/>
    <w:pPr>
      <w:tabs>
        <w:tab w:val="center" w:pos="4320"/>
        <w:tab w:val="right" w:pos="8640"/>
      </w:tabs>
    </w:pPr>
  </w:style>
  <w:style w:type="character" w:styleId="PageNumber">
    <w:name w:val="page number"/>
    <w:basedOn w:val="DefaultParagraphFont"/>
    <w:rsid w:val="00D01B46"/>
  </w:style>
  <w:style w:type="paragraph" w:styleId="NormalWeb">
    <w:name w:val="Normal (Web)"/>
    <w:basedOn w:val="Normal"/>
    <w:uiPriority w:val="99"/>
    <w:unhideWhenUsed/>
    <w:rsid w:val="00A0760A"/>
    <w:pPr>
      <w:spacing w:before="100" w:beforeAutospacing="1" w:after="100" w:afterAutospacing="1" w:line="240" w:lineRule="auto"/>
    </w:pPr>
    <w:rPr>
      <w:rFonts w:ascii="Times New Roman" w:hAnsi="Times New Roman"/>
      <w:sz w:val="24"/>
      <w:szCs w:val="24"/>
    </w:rPr>
  </w:style>
  <w:style w:type="character" w:customStyle="1" w:styleId="NoSpacingChar">
    <w:name w:val="No Spacing Char"/>
    <w:link w:val="NoSpacing"/>
    <w:uiPriority w:val="1"/>
    <w:locked/>
    <w:rsid w:val="005E302E"/>
    <w:rPr>
      <w:rFonts w:eastAsia="Times New Roman"/>
      <w:sz w:val="22"/>
      <w:szCs w:val="22"/>
    </w:rPr>
  </w:style>
  <w:style w:type="paragraph" w:styleId="Header">
    <w:name w:val="header"/>
    <w:basedOn w:val="Normal"/>
    <w:link w:val="HeaderChar"/>
    <w:uiPriority w:val="99"/>
    <w:unhideWhenUsed/>
    <w:rsid w:val="001C53C4"/>
    <w:pPr>
      <w:tabs>
        <w:tab w:val="center" w:pos="4680"/>
        <w:tab w:val="right" w:pos="9360"/>
      </w:tabs>
    </w:pPr>
  </w:style>
  <w:style w:type="character" w:customStyle="1" w:styleId="HeaderChar">
    <w:name w:val="Header Char"/>
    <w:link w:val="Header"/>
    <w:uiPriority w:val="99"/>
    <w:rsid w:val="001C53C4"/>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766515">
      <w:bodyDiv w:val="1"/>
      <w:marLeft w:val="0"/>
      <w:marRight w:val="0"/>
      <w:marTop w:val="0"/>
      <w:marBottom w:val="0"/>
      <w:divBdr>
        <w:top w:val="none" w:sz="0" w:space="0" w:color="auto"/>
        <w:left w:val="none" w:sz="0" w:space="0" w:color="auto"/>
        <w:bottom w:val="none" w:sz="0" w:space="0" w:color="auto"/>
        <w:right w:val="none" w:sz="0" w:space="0" w:color="auto"/>
      </w:divBdr>
    </w:div>
    <w:div w:id="336346505">
      <w:bodyDiv w:val="1"/>
      <w:marLeft w:val="0"/>
      <w:marRight w:val="0"/>
      <w:marTop w:val="0"/>
      <w:marBottom w:val="0"/>
      <w:divBdr>
        <w:top w:val="none" w:sz="0" w:space="0" w:color="auto"/>
        <w:left w:val="none" w:sz="0" w:space="0" w:color="auto"/>
        <w:bottom w:val="none" w:sz="0" w:space="0" w:color="auto"/>
        <w:right w:val="none" w:sz="0" w:space="0" w:color="auto"/>
      </w:divBdr>
    </w:div>
    <w:div w:id="359011804">
      <w:bodyDiv w:val="1"/>
      <w:marLeft w:val="0"/>
      <w:marRight w:val="0"/>
      <w:marTop w:val="0"/>
      <w:marBottom w:val="0"/>
      <w:divBdr>
        <w:top w:val="none" w:sz="0" w:space="0" w:color="auto"/>
        <w:left w:val="none" w:sz="0" w:space="0" w:color="auto"/>
        <w:bottom w:val="none" w:sz="0" w:space="0" w:color="auto"/>
        <w:right w:val="none" w:sz="0" w:space="0" w:color="auto"/>
      </w:divBdr>
    </w:div>
    <w:div w:id="613101571">
      <w:bodyDiv w:val="1"/>
      <w:marLeft w:val="0"/>
      <w:marRight w:val="0"/>
      <w:marTop w:val="0"/>
      <w:marBottom w:val="0"/>
      <w:divBdr>
        <w:top w:val="none" w:sz="0" w:space="0" w:color="auto"/>
        <w:left w:val="none" w:sz="0" w:space="0" w:color="auto"/>
        <w:bottom w:val="none" w:sz="0" w:space="0" w:color="auto"/>
        <w:right w:val="none" w:sz="0" w:space="0" w:color="auto"/>
      </w:divBdr>
    </w:div>
    <w:div w:id="834296621">
      <w:bodyDiv w:val="1"/>
      <w:marLeft w:val="0"/>
      <w:marRight w:val="0"/>
      <w:marTop w:val="0"/>
      <w:marBottom w:val="0"/>
      <w:divBdr>
        <w:top w:val="none" w:sz="0" w:space="0" w:color="auto"/>
        <w:left w:val="none" w:sz="0" w:space="0" w:color="auto"/>
        <w:bottom w:val="none" w:sz="0" w:space="0" w:color="auto"/>
        <w:right w:val="none" w:sz="0" w:space="0" w:color="auto"/>
      </w:divBdr>
    </w:div>
    <w:div w:id="1437286706">
      <w:bodyDiv w:val="1"/>
      <w:marLeft w:val="0"/>
      <w:marRight w:val="0"/>
      <w:marTop w:val="0"/>
      <w:marBottom w:val="0"/>
      <w:divBdr>
        <w:top w:val="none" w:sz="0" w:space="0" w:color="auto"/>
        <w:left w:val="none" w:sz="0" w:space="0" w:color="auto"/>
        <w:bottom w:val="none" w:sz="0" w:space="0" w:color="auto"/>
        <w:right w:val="none" w:sz="0" w:space="0" w:color="auto"/>
      </w:divBdr>
    </w:div>
    <w:div w:id="1461454933">
      <w:bodyDiv w:val="1"/>
      <w:marLeft w:val="0"/>
      <w:marRight w:val="0"/>
      <w:marTop w:val="0"/>
      <w:marBottom w:val="0"/>
      <w:divBdr>
        <w:top w:val="none" w:sz="0" w:space="0" w:color="auto"/>
        <w:left w:val="none" w:sz="0" w:space="0" w:color="auto"/>
        <w:bottom w:val="none" w:sz="0" w:space="0" w:color="auto"/>
        <w:right w:val="none" w:sz="0" w:space="0" w:color="auto"/>
      </w:divBdr>
    </w:div>
    <w:div w:id="210865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5AD46-272B-4E51-A547-DAB6C8313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3330</Words>
  <Characters>18985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justice</Company>
  <LinksUpToDate>false</LinksUpToDate>
  <CharactersWithSpaces>22271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reestri</dc:creator>
  <cp:keywords/>
  <dc:description/>
  <cp:lastModifiedBy>Author</cp:lastModifiedBy>
  <cp:revision>5</cp:revision>
  <cp:lastPrinted>2024-08-12T06:16:00Z</cp:lastPrinted>
  <dcterms:created xsi:type="dcterms:W3CDTF">2024-09-06T09:22:00Z</dcterms:created>
  <dcterms:modified xsi:type="dcterms:W3CDTF">2024-09-06T13:03:00Z</dcterms:modified>
</cp:coreProperties>
</file>